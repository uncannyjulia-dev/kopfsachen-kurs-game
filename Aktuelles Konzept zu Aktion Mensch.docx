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6gyj2tpk9ngc" w:id="0"/>
      <w:bookmarkEnd w:id="0"/>
      <w:r w:rsidDel="00000000" w:rsidR="00000000" w:rsidRPr="00000000">
        <w:rPr>
          <w:rtl w:val="0"/>
        </w:rPr>
        <w:t xml:space="preserve">Kapite</w:t>
      </w:r>
      <w:r w:rsidDel="00000000" w:rsidR="00000000" w:rsidRPr="00000000">
        <w:rPr>
          <w:rtl w:val="0"/>
        </w:rPr>
        <w:t xml:space="preserve">l 1</w:t>
      </w:r>
      <w:r w:rsidDel="00000000" w:rsidR="00000000" w:rsidRPr="00000000">
        <w:rPr>
          <w:rtl w:val="0"/>
        </w:rPr>
      </w:r>
    </w:p>
    <w:p w:rsidR="00000000" w:rsidDel="00000000" w:rsidP="00000000" w:rsidRDefault="00000000" w:rsidRPr="00000000" w14:paraId="00000002">
      <w:pPr>
        <w:pStyle w:val="Heading1"/>
        <w:rPr/>
      </w:pPr>
      <w:bookmarkStart w:colFirst="0" w:colLast="0" w:name="_x1rjgzxa7jz7" w:id="1"/>
      <w:bookmarkEnd w:id="1"/>
      <w:r w:rsidDel="00000000" w:rsidR="00000000" w:rsidRPr="00000000">
        <w:rPr>
          <w:rtl w:val="0"/>
        </w:rPr>
        <w:t xml:space="preserve">Startscreen</w:t>
      </w:r>
      <w:r w:rsidDel="00000000" w:rsidR="00000000" w:rsidRPr="00000000">
        <w:rPr>
          <w:rtl w:val="0"/>
        </w:rPr>
        <w:t xml:space="preserve"> beim ersten mal öffnen der App</w:t>
      </w:r>
    </w:p>
    <w:p w:rsidR="00000000" w:rsidDel="00000000" w:rsidP="00000000" w:rsidRDefault="00000000" w:rsidRPr="00000000" w14:paraId="00000003">
      <w:pPr>
        <w:rPr/>
      </w:pPr>
      <w:r w:rsidDel="00000000" w:rsidR="00000000" w:rsidRPr="00000000">
        <w:rPr>
          <w:b w:val="1"/>
          <w:bCs w:val="1"/>
          <w:rtl w:val="0"/>
        </w:rPr>
        <w:t xml:space="preserve">Interface</w:t>
      </w:r>
      <w:r w:rsidDel="00000000" w:rsidR="00000000" w:rsidRPr="00000000">
        <w:rPr>
          <w:rtl w:val="0"/>
        </w:rPr>
        <w:t xml:space="preserve">: Startscreen</w:t>
      </w:r>
    </w:p>
    <w:p w:rsidR="00000000" w:rsidDel="00000000" w:rsidP="00000000" w:rsidRDefault="00000000" w:rsidRPr="00000000" w14:paraId="00000004">
      <w:pPr>
        <w:rPr/>
      </w:pPr>
      <w:r w:rsidDel="00000000" w:rsidR="00000000" w:rsidRPr="00000000">
        <w:rPr>
          <w:b w:val="1"/>
          <w:bCs w:val="1"/>
          <w:rtl w:val="0"/>
        </w:rPr>
        <w:t xml:space="preserve">Charaktere: </w:t>
      </w:r>
      <w:r w:rsidDel="00000000" w:rsidR="00000000" w:rsidRPr="00000000">
        <w:rPr>
          <w:rtl w:val="0"/>
        </w:rPr>
        <w:t xml:space="preserve">Niemand</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Hintergrund</w:t>
      </w:r>
      <w:r w:rsidDel="00000000" w:rsidR="00000000" w:rsidRPr="00000000">
        <w:rPr>
          <w:rtl w:val="0"/>
        </w:rPr>
        <w:t xml:space="preserve">: Engaging? Interessant? Lust und neugierig machend?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Funktion</w:t>
      </w:r>
    </w:p>
    <w:p w:rsidR="00000000" w:rsidDel="00000000" w:rsidP="00000000" w:rsidRDefault="00000000" w:rsidRPr="00000000" w14:paraId="00000008">
      <w:pPr>
        <w:rPr>
          <w:b w:val="1"/>
          <w:bCs w:val="1"/>
        </w:rPr>
      </w:pPr>
      <w:r w:rsidDel="00000000" w:rsidR="00000000" w:rsidRPr="00000000">
        <w:rPr>
          <w:rtl w:val="0"/>
        </w:rPr>
        <w:t xml:space="preserve">Direkt zu Beginn beim Öffnen der App sollte es möglich sein, Zugriff auf Hilfsangebote zu bekommen.</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Inhalt &amp; Ablauf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Button:</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Start -&gt;  führt zum nächsten Schritt: </w:t>
      </w:r>
      <w:r w:rsidDel="00000000" w:rsidR="00000000" w:rsidRPr="00000000">
        <w:rPr>
          <w:rtl w:val="0"/>
        </w:rPr>
        <w:t xml:space="preserve">Hilfebedürftigkeitsabfrage</w:t>
      </w:r>
      <w:r w:rsidDel="00000000" w:rsidR="00000000" w:rsidRPr="00000000">
        <w:rPr>
          <w:rtl w:val="0"/>
        </w:rPr>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Hilfe -&gt;  führt zur Übersicht zu Hilfsangeboten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rPr/>
      </w:pPr>
      <w:bookmarkStart w:colFirst="0" w:colLast="0" w:name="_vv726ld29tk" w:id="2"/>
      <w:bookmarkEnd w:id="2"/>
      <w:r w:rsidDel="00000000" w:rsidR="00000000" w:rsidRPr="00000000">
        <w:rPr>
          <w:rtl w:val="0"/>
        </w:rPr>
        <w:t xml:space="preserve">Hilfebedürftigkeitsabfrage</w:t>
      </w: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Interface</w:t>
      </w:r>
      <w:r w:rsidDel="00000000" w:rsidR="00000000" w:rsidRPr="00000000">
        <w:rPr>
          <w:rtl w:val="0"/>
        </w:rPr>
        <w:t xml:space="preserve">: separates Interface. Schlicht. Wenig Ablenkung</w:t>
      </w:r>
    </w:p>
    <w:p w:rsidR="00000000" w:rsidDel="00000000" w:rsidP="00000000" w:rsidRDefault="00000000" w:rsidRPr="00000000" w14:paraId="00000012">
      <w:pPr>
        <w:rPr/>
      </w:pPr>
      <w:r w:rsidDel="00000000" w:rsidR="00000000" w:rsidRPr="00000000">
        <w:rPr>
          <w:b w:val="1"/>
          <w:bCs w:val="1"/>
          <w:rtl w:val="0"/>
        </w:rPr>
        <w:t xml:space="preserve">Charaktere: </w:t>
      </w:r>
      <w:r w:rsidDel="00000000" w:rsidR="00000000" w:rsidRPr="00000000">
        <w:rPr>
          <w:rtl w:val="0"/>
        </w:rPr>
        <w:t xml:space="preserve">Niemand</w:t>
      </w: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Hintergrund</w:t>
      </w:r>
      <w:r w:rsidDel="00000000" w:rsidR="00000000" w:rsidRPr="00000000">
        <w:rPr>
          <w:rtl w:val="0"/>
        </w:rPr>
        <w:t xml:space="preserve">: basic, vllt einfarbiger Hintergrund, möglichst wenig Ablenkung, vllt weich gezeichneter Startscreen Hintergrund?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Funktion</w:t>
      </w:r>
    </w:p>
    <w:p w:rsidR="00000000" w:rsidDel="00000000" w:rsidP="00000000" w:rsidRDefault="00000000" w:rsidRPr="00000000" w14:paraId="00000017">
      <w:pPr>
        <w:rPr/>
      </w:pPr>
      <w:r w:rsidDel="00000000" w:rsidR="00000000" w:rsidRPr="00000000">
        <w:rPr>
          <w:rtl w:val="0"/>
        </w:rPr>
        <w:t xml:space="preserve">Direkt zu Beginn sicherstellen, dass Menschen, die professionelle Hilfe benötigen, diese auch finden.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Inhalt &amp; Ablauf</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"Dieses Angebot ersetzt keine </w:t>
      </w:r>
      <w:r w:rsidDel="00000000" w:rsidR="00000000" w:rsidRPr="00000000">
        <w:rPr>
          <w:rtl w:val="0"/>
        </w:rPr>
        <w:t xml:space="preserve">Therapie. Wenn</w:t>
      </w:r>
      <w:r w:rsidDel="00000000" w:rsidR="00000000" w:rsidRPr="00000000">
        <w:rPr>
          <w:rtl w:val="0"/>
        </w:rPr>
        <w:t xml:space="preserve"> du dich gerade in einer akuten Krise befindest und dich sehr stark überfordert fühlst, findest du hier Hilfe."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Buttons: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"Wo finde ich professionelle Hilfe?" → Hilfeseite</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"Ich möchte starten."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rPr/>
      </w:pPr>
      <w:bookmarkStart w:colFirst="0" w:colLast="0" w:name="_9hx69rs5t059" w:id="3"/>
      <w:bookmarkEnd w:id="3"/>
      <w:r w:rsidDel="00000000" w:rsidR="00000000" w:rsidRPr="00000000">
        <w:rPr>
          <w:rtl w:val="0"/>
        </w:rPr>
        <w:t xml:space="preserve">Kapitel (Übersicht)</w:t>
      </w:r>
    </w:p>
    <w:p w:rsidR="00000000" w:rsidDel="00000000" w:rsidP="00000000" w:rsidRDefault="00000000" w:rsidRPr="00000000" w14:paraId="00000023">
      <w:pPr>
        <w:rPr/>
      </w:pPr>
      <w:r w:rsidDel="00000000" w:rsidR="00000000" w:rsidRPr="00000000">
        <w:rPr>
          <w:b w:val="1"/>
          <w:bCs w:val="1"/>
          <w:rtl w:val="0"/>
        </w:rPr>
        <w:t xml:space="preserve">Interface</w:t>
      </w:r>
      <w:r w:rsidDel="00000000" w:rsidR="00000000" w:rsidRPr="00000000">
        <w:rPr>
          <w:rtl w:val="0"/>
        </w:rPr>
        <w:t xml:space="preserve">: Überblicks Interface zu den Kapiteln</w:t>
      </w:r>
    </w:p>
    <w:p w:rsidR="00000000" w:rsidDel="00000000" w:rsidP="00000000" w:rsidRDefault="00000000" w:rsidRPr="00000000" w14:paraId="00000024">
      <w:pPr>
        <w:rPr/>
      </w:pPr>
      <w:r w:rsidDel="00000000" w:rsidR="00000000" w:rsidRPr="00000000">
        <w:rPr>
          <w:b w:val="1"/>
          <w:bCs w:val="1"/>
          <w:rtl w:val="0"/>
        </w:rPr>
        <w:t xml:space="preserve">Charaktere: </w:t>
      </w:r>
      <w:r w:rsidDel="00000000" w:rsidR="00000000" w:rsidRPr="00000000">
        <w:rPr>
          <w:rtl w:val="0"/>
        </w:rPr>
        <w:t xml:space="preserve">Niemand</w:t>
      </w:r>
    </w:p>
    <w:p w:rsidR="00000000" w:rsidDel="00000000" w:rsidP="00000000" w:rsidRDefault="00000000" w:rsidRPr="00000000" w14:paraId="00000025">
      <w:pPr>
        <w:rPr/>
      </w:pPr>
      <w:r w:rsidDel="00000000" w:rsidR="00000000" w:rsidRPr="00000000">
        <w:rPr>
          <w:b w:val="1"/>
          <w:bCs w:val="1"/>
          <w:rtl w:val="0"/>
        </w:rPr>
        <w:t xml:space="preserve">Hintergrund</w:t>
      </w:r>
      <w:r w:rsidDel="00000000" w:rsidR="00000000" w:rsidRPr="00000000">
        <w:rPr>
          <w:rtl w:val="0"/>
        </w:rPr>
        <w:t xml:space="preserve">: basic, vllt einfarbiger Hintergrund, möglichst wenig Ablenkung, vllt weich gezeichneter Startscreen Hintergrund?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Funktion</w:t>
      </w:r>
    </w:p>
    <w:p w:rsidR="00000000" w:rsidDel="00000000" w:rsidP="00000000" w:rsidRDefault="00000000" w:rsidRPr="00000000" w14:paraId="00000029">
      <w:pPr>
        <w:rPr/>
      </w:pPr>
      <w:r w:rsidDel="00000000" w:rsidR="00000000" w:rsidRPr="00000000">
        <w:rPr>
          <w:rtl w:val="0"/>
        </w:rPr>
        <w:t xml:space="preserve">Überblick über </w:t>
      </w:r>
      <w:r w:rsidDel="00000000" w:rsidR="00000000" w:rsidRPr="00000000">
        <w:rPr>
          <w:rtl w:val="0"/>
        </w:rPr>
        <w:t xml:space="preserve">Kapiteln </w:t>
      </w:r>
      <w:r w:rsidDel="00000000" w:rsidR="00000000" w:rsidRPr="00000000">
        <w:rPr>
          <w:rtl w:val="0"/>
        </w:rPr>
        <w:t xml:space="preserve">und </w:t>
      </w:r>
      <w:r w:rsidDel="00000000" w:rsidR="00000000" w:rsidRPr="00000000">
        <w:rPr>
          <w:highlight w:val="magenta"/>
          <w:rtl w:val="0"/>
        </w:rPr>
        <w:t xml:space="preserve">wo ich im Kurs stehe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Inhalt &amp; Ablauf</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Kapitel als Titel</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Die Kapitel als Button:</w:t>
      </w:r>
    </w:p>
    <w:p w:rsidR="00000000" w:rsidDel="00000000" w:rsidP="00000000" w:rsidRDefault="00000000" w:rsidRPr="00000000" w14:paraId="00000031">
      <w:pPr>
        <w:numPr>
          <w:ilvl w:val="0"/>
          <w:numId w:val="13"/>
        </w:numPr>
        <w:ind w:left="720" w:hanging="360"/>
        <w:rPr>
          <w:u w:val="none"/>
        </w:rPr>
      </w:pPr>
      <w:r w:rsidDel="00000000" w:rsidR="00000000" w:rsidRPr="00000000">
        <w:rPr>
          <w:rtl w:val="0"/>
        </w:rPr>
        <w:t xml:space="preserve">aktuelles Kapitel hervorgehoben</w:t>
      </w:r>
      <w:r w:rsidDel="00000000" w:rsidR="00000000" w:rsidRPr="00000000">
        <w:rPr>
          <w:rtl w:val="0"/>
        </w:rPr>
      </w:r>
    </w:p>
    <w:p w:rsidR="00000000" w:rsidDel="00000000" w:rsidP="00000000" w:rsidRDefault="00000000" w:rsidRPr="00000000" w14:paraId="00000032">
      <w:pPr>
        <w:numPr>
          <w:ilvl w:val="0"/>
          <w:numId w:val="13"/>
        </w:numPr>
        <w:ind w:left="720" w:hanging="360"/>
        <w:rPr>
          <w:u w:val="none"/>
        </w:rPr>
      </w:pPr>
      <w:r w:rsidDel="00000000" w:rsidR="00000000" w:rsidRPr="00000000">
        <w:rPr>
          <w:rtl w:val="0"/>
        </w:rPr>
        <w:t xml:space="preserve">zukünftige, irrelevante Kapitel </w:t>
      </w:r>
      <w:r w:rsidDel="00000000" w:rsidR="00000000" w:rsidRPr="00000000">
        <w:rPr>
          <w:rtl w:val="0"/>
        </w:rPr>
        <w:t xml:space="preserve">ausgegraut</w:t>
      </w:r>
    </w:p>
    <w:p w:rsidR="00000000" w:rsidDel="00000000" w:rsidP="00000000" w:rsidRDefault="00000000" w:rsidRPr="00000000" w14:paraId="00000033">
      <w:pPr>
        <w:numPr>
          <w:ilvl w:val="0"/>
          <w:numId w:val="13"/>
        </w:numPr>
        <w:ind w:left="720" w:hanging="360"/>
        <w:rPr>
          <w:u w:val="none"/>
        </w:rPr>
      </w:pPr>
      <w:r w:rsidDel="00000000" w:rsidR="00000000" w:rsidRPr="00000000">
        <w:rPr>
          <w:rtl w:val="0"/>
        </w:rPr>
        <w:t xml:space="preserve">vergangene Kapitel abgehackt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Todo</w:t>
      </w:r>
    </w:p>
    <w:p w:rsidR="00000000" w:rsidDel="00000000" w:rsidP="00000000" w:rsidRDefault="00000000" w:rsidRPr="00000000" w14:paraId="00000036">
      <w:pPr>
        <w:numPr>
          <w:ilvl w:val="0"/>
          <w:numId w:val="6"/>
        </w:numPr>
        <w:ind w:left="720" w:hanging="360"/>
        <w:rPr>
          <w:u w:val="none"/>
        </w:rPr>
      </w:pPr>
      <w:r w:rsidDel="00000000" w:rsidR="00000000" w:rsidRPr="00000000">
        <w:rPr>
          <w:rtl w:val="0"/>
        </w:rPr>
        <w:t xml:space="preserve">Kapitel sollen perspektivisch Titel haben die passend zur Story sind.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rPr/>
      </w:pPr>
      <w:bookmarkStart w:colFirst="0" w:colLast="0" w:name="_f17959sp5m1y" w:id="4"/>
      <w:bookmarkEnd w:id="4"/>
      <w:r w:rsidDel="00000000" w:rsidR="00000000" w:rsidRPr="00000000">
        <w:rPr>
          <w:rtl w:val="0"/>
        </w:rPr>
        <w:t xml:space="preserve">Abfrage: Kannst du den Kurs jetzt in Ruhe  machen?</w:t>
      </w: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Interface</w:t>
      </w:r>
      <w:r w:rsidDel="00000000" w:rsidR="00000000" w:rsidRPr="00000000">
        <w:rPr>
          <w:rtl w:val="0"/>
        </w:rPr>
        <w:t xml:space="preserve">: basic</w:t>
      </w:r>
    </w:p>
    <w:p w:rsidR="00000000" w:rsidDel="00000000" w:rsidP="00000000" w:rsidRDefault="00000000" w:rsidRPr="00000000" w14:paraId="0000003A">
      <w:pPr>
        <w:rPr/>
      </w:pPr>
      <w:r w:rsidDel="00000000" w:rsidR="00000000" w:rsidRPr="00000000">
        <w:rPr>
          <w:b w:val="1"/>
          <w:bCs w:val="1"/>
          <w:rtl w:val="0"/>
        </w:rPr>
        <w:t xml:space="preserve">Charaktere</w:t>
      </w:r>
      <w:r w:rsidDel="00000000" w:rsidR="00000000" w:rsidRPr="00000000">
        <w:rPr>
          <w:rtl w:val="0"/>
        </w:rPr>
        <w:t xml:space="preserve">: Niemand</w:t>
      </w:r>
    </w:p>
    <w:p w:rsidR="00000000" w:rsidDel="00000000" w:rsidP="00000000" w:rsidRDefault="00000000" w:rsidRPr="00000000" w14:paraId="0000003B">
      <w:pPr>
        <w:rPr/>
      </w:pPr>
      <w:r w:rsidDel="00000000" w:rsidR="00000000" w:rsidRPr="00000000">
        <w:rPr>
          <w:b w:val="1"/>
          <w:bCs w:val="1"/>
          <w:rtl w:val="0"/>
        </w:rPr>
        <w:t xml:space="preserve">Hintergrund</w:t>
      </w:r>
      <w:r w:rsidDel="00000000" w:rsidR="00000000" w:rsidRPr="00000000">
        <w:rPr>
          <w:rtl w:val="0"/>
        </w:rPr>
        <w:t xml:space="preserve">: basic, vllt einfarbiger Hintergrund, möglichst wenig Ablenkung, vllt weich gezeichneter Startscreen Hintergrund?</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Funktion</w:t>
      </w:r>
    </w:p>
    <w:p w:rsidR="00000000" w:rsidDel="00000000" w:rsidP="00000000" w:rsidRDefault="00000000" w:rsidRPr="00000000" w14:paraId="0000003E">
      <w:pPr>
        <w:rPr/>
      </w:pPr>
      <w:r w:rsidDel="00000000" w:rsidR="00000000" w:rsidRPr="00000000">
        <w:rPr>
          <w:rtl w:val="0"/>
        </w:rPr>
        <w:t xml:space="preserve">sicherstellen, dass die Teilnehmenden an einem ruhigen Ort sind und in Ruhe und ungestört das Kapitel machen können.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rtl w:val="0"/>
        </w:rPr>
        <w:t xml:space="preserve">Inhalt &amp; Ablauf</w:t>
      </w:r>
    </w:p>
    <w:p w:rsidR="00000000" w:rsidDel="00000000" w:rsidP="00000000" w:rsidRDefault="00000000" w:rsidRPr="00000000" w14:paraId="00000041">
      <w:pPr>
        <w:rPr/>
      </w:pPr>
      <w:r w:rsidDel="00000000" w:rsidR="00000000" w:rsidRPr="00000000">
        <w:rPr>
          <w:rtl w:val="0"/>
        </w:rPr>
        <w:t xml:space="preserve">"Bevor du beginnst:</w:t>
      </w:r>
    </w:p>
    <w:p w:rsidR="00000000" w:rsidDel="00000000" w:rsidP="00000000" w:rsidRDefault="00000000" w:rsidRPr="00000000" w14:paraId="00000042">
      <w:pPr>
        <w:rPr/>
      </w:pPr>
      <w:r w:rsidDel="00000000" w:rsidR="00000000" w:rsidRPr="00000000">
        <w:rPr>
          <w:rtl w:val="0"/>
        </w:rPr>
        <w:t xml:space="preserve">Hast du gerade </w:t>
      </w:r>
      <w:r w:rsidDel="00000000" w:rsidR="00000000" w:rsidRPr="00000000">
        <w:rPr>
          <w:b w:val="1"/>
          <w:bCs w:val="1"/>
          <w:rtl w:val="0"/>
        </w:rPr>
        <w:t xml:space="preserve">45 Minuten Zeit</w:t>
      </w:r>
      <w:r w:rsidDel="00000000" w:rsidR="00000000" w:rsidRPr="00000000">
        <w:rPr>
          <w:rtl w:val="0"/>
        </w:rPr>
        <w:t xml:space="preserve">, um das Kapitel </w:t>
      </w:r>
      <w:r w:rsidDel="00000000" w:rsidR="00000000" w:rsidRPr="00000000">
        <w:rPr>
          <w:b w:val="1"/>
          <w:bCs w:val="1"/>
          <w:rtl w:val="0"/>
        </w:rPr>
        <w:t xml:space="preserve">in Ruhe </w:t>
      </w:r>
      <w:r w:rsidDel="00000000" w:rsidR="00000000" w:rsidRPr="00000000">
        <w:rPr>
          <w:rtl w:val="0"/>
        </w:rPr>
        <w:t xml:space="preserve">durchzugehen</w:t>
      </w: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Antwortoptionen:</w:t>
      </w:r>
    </w:p>
    <w:p w:rsidR="00000000" w:rsidDel="00000000" w:rsidP="00000000" w:rsidRDefault="00000000" w:rsidRPr="00000000" w14:paraId="00000045">
      <w:pPr>
        <w:numPr>
          <w:ilvl w:val="0"/>
          <w:numId w:val="15"/>
        </w:numPr>
        <w:ind w:left="720" w:hanging="360"/>
        <w:rPr/>
      </w:pPr>
      <w:r w:rsidDel="00000000" w:rsidR="00000000" w:rsidRPr="00000000">
        <w:rPr>
          <w:rtl w:val="0"/>
        </w:rPr>
        <w:t xml:space="preserve">"Ja klar. Lass uns loslegen!"</w:t>
      </w:r>
    </w:p>
    <w:p w:rsidR="00000000" w:rsidDel="00000000" w:rsidP="00000000" w:rsidRDefault="00000000" w:rsidRPr="00000000" w14:paraId="00000046">
      <w:pPr>
        <w:numPr>
          <w:ilvl w:val="0"/>
          <w:numId w:val="15"/>
        </w:numPr>
        <w:ind w:left="720" w:hanging="360"/>
        <w:rPr/>
      </w:pPr>
      <w:r w:rsidDel="00000000" w:rsidR="00000000" w:rsidRPr="00000000">
        <w:rPr>
          <w:rtl w:val="0"/>
        </w:rPr>
        <w:t xml:space="preserve">"Jetzt gerade nicht." </w:t>
      </w:r>
    </w:p>
    <w:p w:rsidR="00000000" w:rsidDel="00000000" w:rsidP="00000000" w:rsidRDefault="00000000" w:rsidRPr="00000000" w14:paraId="00000047">
      <w:pPr>
        <w:numPr>
          <w:ilvl w:val="1"/>
          <w:numId w:val="15"/>
        </w:numPr>
        <w:ind w:left="1440" w:hanging="360"/>
        <w:rPr/>
      </w:pPr>
      <w:r w:rsidDel="00000000" w:rsidR="00000000" w:rsidRPr="00000000">
        <w:rPr>
          <w:rtl w:val="0"/>
        </w:rPr>
        <w:t xml:space="preserve">1. "Dann plane dir am besten jetzt einen Zeitpunkt in den nächsten 3 Tagen ein, zu dem du 45 Minuten Zeit hast, um das Kapitel durchzugehen."</w:t>
      </w:r>
    </w:p>
    <w:p w:rsidR="00000000" w:rsidDel="00000000" w:rsidP="00000000" w:rsidRDefault="00000000" w:rsidRPr="00000000" w14:paraId="00000048">
      <w:pPr>
        <w:numPr>
          <w:ilvl w:val="2"/>
          <w:numId w:val="15"/>
        </w:numPr>
        <w:ind w:left="2160" w:hanging="360"/>
        <w:rPr>
          <w:u w:val="none"/>
        </w:rPr>
      </w:pPr>
      <w:r w:rsidDel="00000000" w:rsidR="00000000" w:rsidRPr="00000000">
        <w:rPr>
          <w:rtl w:val="0"/>
        </w:rPr>
        <w:t xml:space="preserve">Button: "Okay."</w:t>
      </w:r>
      <w:r w:rsidDel="00000000" w:rsidR="00000000" w:rsidRPr="00000000">
        <w:rPr>
          <w:rtl w:val="0"/>
        </w:rPr>
      </w:r>
    </w:p>
    <w:p w:rsidR="00000000" w:rsidDel="00000000" w:rsidP="00000000" w:rsidRDefault="00000000" w:rsidRPr="00000000" w14:paraId="00000049">
      <w:pPr>
        <w:numPr>
          <w:ilvl w:val="1"/>
          <w:numId w:val="15"/>
        </w:numPr>
        <w:ind w:left="1440" w:hanging="360"/>
        <w:rPr/>
      </w:pPr>
      <w:commentRangeStart w:id="0"/>
      <w:r w:rsidDel="00000000" w:rsidR="00000000" w:rsidRPr="00000000">
        <w:rPr>
          <w:rtl w:val="0"/>
        </w:rPr>
        <w:t xml:space="preserve">2. </w:t>
      </w:r>
      <w:r w:rsidDel="00000000" w:rsidR="00000000" w:rsidRPr="00000000">
        <w:rPr>
          <w:rtl w:val="0"/>
        </w:rPr>
        <w:t xml:space="preserve">"Wann hast du Zeit?"</w:t>
      </w:r>
      <w:r w:rsidDel="00000000" w:rsidR="00000000" w:rsidRPr="00000000">
        <w:rPr>
          <w:rtl w:val="0"/>
        </w:rPr>
        <w:t xml:space="preserve"> und Reminder erstellen (Man könnte hier (eher Perspektivisch) einen Reminder erstellen lassen.)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A">
      <w:pPr>
        <w:numPr>
          <w:ilvl w:val="1"/>
          <w:numId w:val="15"/>
        </w:numPr>
        <w:ind w:left="1440" w:hanging="360"/>
        <w:rPr/>
      </w:pPr>
      <w:r w:rsidDel="00000000" w:rsidR="00000000" w:rsidRPr="00000000">
        <w:rPr>
          <w:rtl w:val="0"/>
        </w:rPr>
        <w:t xml:space="preserve">3. </w:t>
      </w:r>
      <w:r w:rsidDel="00000000" w:rsidR="00000000" w:rsidRPr="00000000">
        <w:rPr>
          <w:shd w:fill="ead1dc" w:val="clear"/>
          <w:rtl w:val="0"/>
        </w:rPr>
        <w:t xml:space="preserve">ab Kapitel 2</w:t>
      </w:r>
      <w:r w:rsidDel="00000000" w:rsidR="00000000" w:rsidRPr="00000000">
        <w:rPr>
          <w:rtl w:val="0"/>
        </w:rPr>
        <w:t xml:space="preserve">: "Wenn du magst, kannst du aber jetzt gerade eine Übung aus der Schachtel machen."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1"/>
        <w:rPr/>
      </w:pPr>
      <w:bookmarkStart w:colFirst="0" w:colLast="0" w:name="_95chpgoiq1vo" w:id="5"/>
      <w:bookmarkEnd w:id="5"/>
      <w:r w:rsidDel="00000000" w:rsidR="00000000" w:rsidRPr="00000000">
        <w:rPr>
          <w:rtl w:val="0"/>
        </w:rPr>
        <w:t xml:space="preserve">Intro</w:t>
      </w:r>
    </w:p>
    <w:p w:rsidR="00000000" w:rsidDel="00000000" w:rsidP="00000000" w:rsidRDefault="00000000" w:rsidRPr="00000000" w14:paraId="0000004E">
      <w:pPr>
        <w:rPr/>
      </w:pPr>
      <w:r w:rsidDel="00000000" w:rsidR="00000000" w:rsidRPr="00000000">
        <w:rPr>
          <w:b w:val="1"/>
          <w:bCs w:val="1"/>
          <w:rtl w:val="0"/>
        </w:rPr>
        <w:t xml:space="preserve">Interface</w:t>
      </w:r>
      <w:r w:rsidDel="00000000" w:rsidR="00000000" w:rsidRPr="00000000">
        <w:rPr>
          <w:rtl w:val="0"/>
        </w:rPr>
        <w:t xml:space="preserve">: </w:t>
      </w:r>
      <w:r w:rsidDel="00000000" w:rsidR="00000000" w:rsidRPr="00000000">
        <w:rPr>
          <w:rtl w:val="0"/>
        </w:rPr>
        <w:t xml:space="preserve">Interaktionsfenster</w:t>
      </w: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Charaktere:</w:t>
      </w:r>
      <w:r w:rsidDel="00000000" w:rsidR="00000000" w:rsidRPr="00000000">
        <w:rPr>
          <w:rtl w:val="0"/>
        </w:rPr>
        <w:t xml:space="preserve"> Toni (Avatar/Illustration, neutral, nicht überzeichnet)</w:t>
      </w:r>
    </w:p>
    <w:p w:rsidR="00000000" w:rsidDel="00000000" w:rsidP="00000000" w:rsidRDefault="00000000" w:rsidRPr="00000000" w14:paraId="00000050">
      <w:pPr>
        <w:rPr/>
      </w:pPr>
      <w:r w:rsidDel="00000000" w:rsidR="00000000" w:rsidRPr="00000000">
        <w:rPr>
          <w:b w:val="1"/>
          <w:bCs w:val="1"/>
          <w:rtl w:val="0"/>
        </w:rPr>
        <w:t xml:space="preserve">Hintergrundbild:</w:t>
      </w:r>
      <w:r w:rsidDel="00000000" w:rsidR="00000000" w:rsidRPr="00000000">
        <w:rPr>
          <w:rtl w:val="0"/>
        </w:rPr>
        <w:t xml:space="preserve"> Irgendwo im Nirgendwo?, Leerer Raum?; Default Hintergrund/Setting in dem man Toni begegnet?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Funktion</w:t>
      </w:r>
    </w:p>
    <w:p w:rsidR="00000000" w:rsidDel="00000000" w:rsidP="00000000" w:rsidRDefault="00000000" w:rsidRPr="00000000" w14:paraId="00000053">
      <w:pPr>
        <w:rPr/>
      </w:pPr>
      <w:r w:rsidDel="00000000" w:rsidR="00000000" w:rsidRPr="00000000">
        <w:rPr>
          <w:rtl w:val="0"/>
        </w:rPr>
        <w:t xml:space="preserve">Teaser / Cliffhanger</w:t>
      </w:r>
    </w:p>
    <w:p w:rsidR="00000000" w:rsidDel="00000000" w:rsidP="00000000" w:rsidRDefault="00000000" w:rsidRPr="00000000" w14:paraId="00000054">
      <w:pPr>
        <w:rPr/>
      </w:pPr>
      <w:r w:rsidDel="00000000" w:rsidR="00000000" w:rsidRPr="00000000">
        <w:rPr>
          <w:rtl w:val="0"/>
        </w:rPr>
        <w:t xml:space="preserve">Spielziel vermitteln.</w:t>
      </w:r>
    </w:p>
    <w:p w:rsidR="00000000" w:rsidDel="00000000" w:rsidP="00000000" w:rsidRDefault="00000000" w:rsidRPr="00000000" w14:paraId="00000055">
      <w:pPr>
        <w:rPr/>
      </w:pPr>
      <w:r w:rsidDel="00000000" w:rsidR="00000000" w:rsidRPr="00000000">
        <w:rPr>
          <w:rtl w:val="0"/>
        </w:rPr>
        <w:t xml:space="preserve">Beziehungsaufbau Toni &amp; User</w:t>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tl w:val="0"/>
        </w:rPr>
        <w:t xml:space="preserve">Inhalt &amp; Ablauf</w:t>
      </w:r>
    </w:p>
    <w:p w:rsidR="00000000" w:rsidDel="00000000" w:rsidP="00000000" w:rsidRDefault="00000000" w:rsidRPr="00000000" w14:paraId="00000058">
      <w:pPr>
        <w:rPr>
          <w:b w:val="1"/>
          <w:bCs w:val="1"/>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Toni: "Noen?" ... "Bist du </w:t>
      </w:r>
      <w:commentRangeStart w:id="1"/>
      <w:commentRangeStart w:id="2"/>
      <w:commentRangeStart w:id="3"/>
      <w:r w:rsidDel="00000000" w:rsidR="00000000" w:rsidRPr="00000000">
        <w:rPr>
          <w:rtl w:val="0"/>
        </w:rPr>
        <w:t xml:space="preserve">Noen</w:t>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User:</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w:t>
      </w:r>
      <w:r w:rsidDel="00000000" w:rsidR="00000000" w:rsidRPr="00000000">
        <w:rPr>
          <w:rtl w:val="0"/>
        </w:rPr>
        <w:t xml:space="preserve">Ähm … nein?"</w:t>
      </w:r>
    </w:p>
    <w:p w:rsidR="00000000" w:rsidDel="00000000" w:rsidP="00000000" w:rsidRDefault="00000000" w:rsidRPr="00000000" w14:paraId="0000005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"Sorry, falsche Person."</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Toni: Enttäuscht.</w:t>
      </w:r>
    </w:p>
    <w:p w:rsidR="00000000" w:rsidDel="00000000" w:rsidP="00000000" w:rsidRDefault="00000000" w:rsidRPr="00000000" w14:paraId="0000005E">
      <w:pPr>
        <w:rPr/>
      </w:pPr>
      <w:r w:rsidDel="00000000" w:rsidR="00000000" w:rsidRPr="00000000">
        <w:rPr>
          <w:rtl w:val="0"/>
        </w:rPr>
        <w:t xml:space="preserve">"Oh … sorry … ich dachte kurz … egal."</w:t>
      </w:r>
    </w:p>
    <w:p w:rsidR="00000000" w:rsidDel="00000000" w:rsidP="00000000" w:rsidRDefault="00000000" w:rsidRPr="00000000" w14:paraId="0000005F">
      <w:pPr>
        <w:rPr/>
      </w:pPr>
      <w:r w:rsidDel="00000000" w:rsidR="00000000" w:rsidRPr="00000000">
        <w:rPr>
          <w:rtl w:val="0"/>
        </w:rPr>
        <w:t xml:space="preserve">"Wer bist du?"</w:t>
      </w:r>
    </w:p>
    <w:p w:rsidR="00000000" w:rsidDel="00000000" w:rsidP="00000000" w:rsidRDefault="00000000" w:rsidRPr="00000000" w14:paraId="00000060">
      <w:pPr>
        <w:rPr/>
      </w:pPr>
      <w:r w:rsidDel="00000000" w:rsidR="00000000" w:rsidRPr="00000000">
        <w:rPr>
          <w:rtl w:val="0"/>
        </w:rPr>
        <w:t xml:space="preserve">User: Eingabe des Username</w:t>
      </w:r>
    </w:p>
    <w:p w:rsidR="00000000" w:rsidDel="00000000" w:rsidP="00000000" w:rsidRDefault="00000000" w:rsidRPr="00000000" w14:paraId="00000061">
      <w:pPr>
        <w:rPr/>
      </w:pPr>
      <w:r w:rsidDel="00000000" w:rsidR="00000000" w:rsidRPr="00000000">
        <w:rPr>
          <w:rtl w:val="0"/>
        </w:rPr>
        <w:t xml:space="preserve">Toni: "Hi [Username], freut mich dich zu treffen."</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"Ich suche eigentlich jemand anderen."</w:t>
      </w:r>
    </w:p>
    <w:p w:rsidR="00000000" w:rsidDel="00000000" w:rsidP="00000000" w:rsidRDefault="00000000" w:rsidRPr="00000000" w14:paraId="00000063">
      <w:pPr>
        <w:rPr/>
      </w:pPr>
      <w:r w:rsidDel="00000000" w:rsidR="00000000" w:rsidRPr="00000000">
        <w:rPr>
          <w:rtl w:val="0"/>
        </w:rPr>
        <w:t xml:space="preserve">"Noen."</w:t>
      </w:r>
    </w:p>
    <w:p w:rsidR="00000000" w:rsidDel="00000000" w:rsidP="00000000" w:rsidRDefault="00000000" w:rsidRPr="00000000" w14:paraId="00000064">
      <w:pPr>
        <w:rPr/>
      </w:pPr>
      <w:r w:rsidDel="00000000" w:rsidR="00000000" w:rsidRPr="00000000">
        <w:rPr>
          <w:rtl w:val="0"/>
        </w:rPr>
        <w:t xml:space="preserve">"Noen ist mein</w:t>
      </w:r>
      <w:r w:rsidDel="00000000" w:rsidR="00000000" w:rsidRPr="00000000">
        <w:rPr>
          <w:rtl w:val="0"/>
        </w:rPr>
        <w:t xml:space="preserve"> </w:t>
      </w:r>
      <w:r w:rsidDel="00000000" w:rsidR="00000000" w:rsidRPr="00000000">
        <w:rPr>
          <w:rtl w:val="0"/>
        </w:rPr>
        <w:t xml:space="preserve">best Friend. </w:t>
      </w:r>
      <w:r w:rsidDel="00000000" w:rsidR="00000000" w:rsidRPr="00000000">
        <w:rPr>
          <w:rtl w:val="0"/>
        </w:rPr>
        <w:t xml:space="preserve">… oder war mein best Friend? </w:t>
      </w:r>
      <w:r w:rsidDel="00000000" w:rsidR="00000000" w:rsidRPr="00000000">
        <w:rPr>
          <w:rtl w:val="0"/>
        </w:rPr>
        <w:t xml:space="preserve">… Ach keine Ahnung."</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"Mit Noen hat sich immer alles so leicht angefühlt."</w:t>
      </w:r>
    </w:p>
    <w:p w:rsidR="00000000" w:rsidDel="00000000" w:rsidP="00000000" w:rsidRDefault="00000000" w:rsidRPr="00000000" w14:paraId="00000066">
      <w:pPr>
        <w:rPr/>
      </w:pPr>
      <w:r w:rsidDel="00000000" w:rsidR="00000000" w:rsidRPr="00000000">
        <w:rPr>
          <w:rtl w:val="0"/>
        </w:rPr>
        <w:t xml:space="preserve">"Jetzt ist Noen weg" (traurig)</w:t>
      </w:r>
    </w:p>
    <w:p w:rsidR="00000000" w:rsidDel="00000000" w:rsidP="00000000" w:rsidRDefault="00000000" w:rsidRPr="00000000" w14:paraId="00000067">
      <w:pPr>
        <w:rPr/>
      </w:pPr>
      <w:r w:rsidDel="00000000" w:rsidR="00000000" w:rsidRPr="00000000">
        <w:rPr>
          <w:rtl w:val="0"/>
        </w:rPr>
        <w:t xml:space="preserve">(kleine Pause – evtl. leichte Animation, Blick nach unten)</w:t>
      </w:r>
    </w:p>
    <w:p w:rsidR="00000000" w:rsidDel="00000000" w:rsidP="00000000" w:rsidRDefault="00000000" w:rsidRPr="00000000" w14:paraId="00000068">
      <w:pPr>
        <w:rPr/>
      </w:pPr>
      <w:r w:rsidDel="00000000" w:rsidR="00000000" w:rsidRPr="00000000">
        <w:rPr>
          <w:rtl w:val="0"/>
        </w:rPr>
        <w:t xml:space="preserve">"Vielleicht klingt das komisch. … Aber ich weiß irgendwie echt nicht, wie ich ohne Noen klar kommen soll."</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1"/>
        <w:rPr/>
      </w:pPr>
      <w:bookmarkStart w:colFirst="0" w:colLast="0" w:name="_wpv8he5s1bwa" w:id="6"/>
      <w:bookmarkEnd w:id="6"/>
      <w:r w:rsidDel="00000000" w:rsidR="00000000" w:rsidRPr="00000000">
        <w:rPr>
          <w:rtl w:val="0"/>
        </w:rPr>
        <w:t xml:space="preserve">Prä-Fragebogen</w:t>
      </w: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Interface</w:t>
      </w:r>
      <w:r w:rsidDel="00000000" w:rsidR="00000000" w:rsidRPr="00000000">
        <w:rPr>
          <w:rtl w:val="0"/>
        </w:rPr>
        <w:t xml:space="preserve">: </w:t>
      </w:r>
      <w:r w:rsidDel="00000000" w:rsidR="00000000" w:rsidRPr="00000000">
        <w:rPr>
          <w:rtl w:val="0"/>
        </w:rPr>
        <w:t xml:space="preserve">Interaktionsfenster</w:t>
      </w: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Charaktere</w:t>
      </w:r>
      <w:r w:rsidDel="00000000" w:rsidR="00000000" w:rsidRPr="00000000">
        <w:rPr>
          <w:rtl w:val="0"/>
        </w:rPr>
        <w:t xml:space="preserve">: Toni </w:t>
      </w:r>
    </w:p>
    <w:p w:rsidR="00000000" w:rsidDel="00000000" w:rsidP="00000000" w:rsidRDefault="00000000" w:rsidRPr="00000000" w14:paraId="0000006D">
      <w:pPr>
        <w:rPr/>
      </w:pPr>
      <w:r w:rsidDel="00000000" w:rsidR="00000000" w:rsidRPr="00000000">
        <w:rPr>
          <w:b w:val="1"/>
          <w:bCs w:val="1"/>
          <w:rtl w:val="0"/>
        </w:rPr>
        <w:t xml:space="preserve">Hintergrundbild</w:t>
      </w:r>
      <w:r w:rsidDel="00000000" w:rsidR="00000000" w:rsidRPr="00000000">
        <w:rPr>
          <w:rtl w:val="0"/>
        </w:rPr>
        <w:t xml:space="preserve">: Irgendwo im Nirgendwo?, Leerer Raum, möglichst wenig Ablenkung</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b w:val="1"/>
          <w:bCs w:val="1"/>
          <w:rtl w:val="0"/>
        </w:rPr>
        <w:t xml:space="preserve">Funktion</w:t>
      </w:r>
    </w:p>
    <w:p w:rsidR="00000000" w:rsidDel="00000000" w:rsidP="00000000" w:rsidRDefault="00000000" w:rsidRPr="00000000" w14:paraId="00000070">
      <w:pPr>
        <w:rPr/>
      </w:pPr>
      <w:r w:rsidDel="00000000" w:rsidR="00000000" w:rsidRPr="00000000">
        <w:rPr>
          <w:rtl w:val="0"/>
        </w:rPr>
        <w:t xml:space="preserve">Abfrage von Variablen in Interaktion mit Toni</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b w:val="1"/>
          <w:bCs w:val="1"/>
          <w:rtl w:val="0"/>
        </w:rPr>
        <w:t xml:space="preserve">Inhalt &amp; Ablauf</w:t>
      </w:r>
    </w:p>
    <w:p w:rsidR="00000000" w:rsidDel="00000000" w:rsidP="00000000" w:rsidRDefault="00000000" w:rsidRPr="00000000" w14:paraId="00000073">
      <w:pPr>
        <w:rPr/>
      </w:pPr>
      <w:r w:rsidDel="00000000" w:rsidR="00000000" w:rsidRPr="00000000">
        <w:rPr>
          <w:rtl w:val="0"/>
        </w:rPr>
        <w:t xml:space="preserve">Toni fragt User</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Toni:</w:t>
      </w:r>
    </w:p>
    <w:p w:rsidR="00000000" w:rsidDel="00000000" w:rsidP="00000000" w:rsidRDefault="00000000" w:rsidRPr="00000000" w14:paraId="00000076">
      <w:pPr>
        <w:rPr/>
      </w:pPr>
      <w:r w:rsidDel="00000000" w:rsidR="00000000" w:rsidRPr="00000000">
        <w:rPr>
          <w:rtl w:val="0"/>
        </w:rPr>
        <w:t xml:space="preserve">"</w:t>
      </w:r>
      <w:r w:rsidDel="00000000" w:rsidR="00000000" w:rsidRPr="00000000">
        <w:rPr>
          <w:rtl w:val="0"/>
        </w:rPr>
        <w:t xml:space="preserve">Aber genug von mir</w:t>
      </w: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commentRangeStart w:id="4"/>
      <w:commentRangeStart w:id="5"/>
      <w:commentRangeStart w:id="6"/>
      <w:r w:rsidDel="00000000" w:rsidR="00000000" w:rsidRPr="00000000">
        <w:rPr>
          <w:u w:val="single"/>
          <w:rtl w:val="0"/>
        </w:rPr>
        <w:t xml:space="preserve">Frage 1 - Stimmungsabfrage</w:t>
      </w:r>
      <w:r w:rsidDel="00000000" w:rsidR="00000000" w:rsidRPr="00000000">
        <w:rPr>
          <w:rtl w:val="0"/>
        </w:rPr>
        <w:t xml:space="preserve">: Wie geht es dir eigentlich? </w:t>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Antwortoptionen vllt mit Smiley 1-5 von 1 = "gar nicht gut" bis 5 = "sehr gut"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Toni:</w:t>
      </w:r>
    </w:p>
    <w:p w:rsidR="00000000" w:rsidDel="00000000" w:rsidP="00000000" w:rsidRDefault="00000000" w:rsidRPr="00000000" w14:paraId="0000007C">
      <w:pPr>
        <w:rPr/>
      </w:pPr>
      <w:r w:rsidDel="00000000" w:rsidR="00000000" w:rsidRPr="00000000">
        <w:rPr>
          <w:rtl w:val="0"/>
        </w:rPr>
        <w:t xml:space="preserve">"</w:t>
      </w:r>
      <w:r w:rsidDel="00000000" w:rsidR="00000000" w:rsidRPr="00000000">
        <w:rPr>
          <w:rtl w:val="0"/>
        </w:rPr>
        <w:t xml:space="preserve">D</w:t>
      </w:r>
      <w:r w:rsidDel="00000000" w:rsidR="00000000" w:rsidRPr="00000000">
        <w:rPr>
          <w:rtl w:val="0"/>
        </w:rPr>
        <w:t xml:space="preserve">as hier ist ja schließlich ein Kurs zum Thema Mentale Gesundheit."</w:t>
      </w:r>
    </w:p>
    <w:p w:rsidR="00000000" w:rsidDel="00000000" w:rsidP="00000000" w:rsidRDefault="00000000" w:rsidRPr="00000000" w14:paraId="0000007D">
      <w:pPr>
        <w:rPr/>
      </w:pPr>
      <w:r w:rsidDel="00000000" w:rsidR="00000000" w:rsidRPr="00000000">
        <w:rPr>
          <w:rtl w:val="0"/>
        </w:rPr>
        <w:t xml:space="preserve">"Daher muss ich dir jetzt zu Beginn ein paar Fragen stellen."</w:t>
      </w:r>
    </w:p>
    <w:p w:rsidR="00000000" w:rsidDel="00000000" w:rsidP="00000000" w:rsidRDefault="00000000" w:rsidRPr="00000000" w14:paraId="0000007E">
      <w:pPr>
        <w:rPr/>
      </w:pPr>
      <w:r w:rsidDel="00000000" w:rsidR="00000000" w:rsidRPr="00000000">
        <w:rPr>
          <w:rtl w:val="0"/>
        </w:rPr>
        <w:t xml:space="preserve">"Ich bitte dich, ganz spontan, offen und ehrlich auf die Fragen zu antworten."</w:t>
      </w:r>
    </w:p>
    <w:p w:rsidR="00000000" w:rsidDel="00000000" w:rsidP="00000000" w:rsidRDefault="00000000" w:rsidRPr="00000000" w14:paraId="0000007F">
      <w:pPr>
        <w:rPr/>
      </w:pPr>
      <w:r w:rsidDel="00000000" w:rsidR="00000000" w:rsidRPr="00000000">
        <w:rPr>
          <w:rtl w:val="0"/>
        </w:rPr>
        <w:t xml:space="preserve">"Deine Antworten werden anonym gespeichert."</w:t>
      </w:r>
    </w:p>
    <w:p w:rsidR="00000000" w:rsidDel="00000000" w:rsidP="00000000" w:rsidRDefault="00000000" w:rsidRPr="00000000" w14:paraId="00000080">
      <w:pPr>
        <w:rPr/>
      </w:pPr>
      <w:r w:rsidDel="00000000" w:rsidR="00000000" w:rsidRPr="00000000">
        <w:rPr>
          <w:rtl w:val="0"/>
        </w:rPr>
        <w:t xml:space="preserve">"Wenn du möchtest, kannst du jederzeit darum bitten, dass deine Daten gelöscht werden."</w:t>
      </w:r>
    </w:p>
    <w:p w:rsidR="00000000" w:rsidDel="00000000" w:rsidP="00000000" w:rsidRDefault="00000000" w:rsidRPr="00000000" w14:paraId="00000081">
      <w:pPr>
        <w:rPr/>
      </w:pPr>
      <w:r w:rsidDel="00000000" w:rsidR="00000000" w:rsidRPr="00000000">
        <w:rPr>
          <w:rtl w:val="0"/>
        </w:rPr>
        <w:t xml:space="preserve">"Melde dich dafür einfach </w:t>
      </w:r>
      <w:r w:rsidDel="00000000" w:rsidR="00000000" w:rsidRPr="00000000">
        <w:rPr>
          <w:rtl w:val="0"/>
        </w:rPr>
        <w:t xml:space="preserve">über den </w:t>
      </w:r>
      <w:r w:rsidDel="00000000" w:rsidR="00000000" w:rsidRPr="00000000">
        <w:rPr>
          <w:rtl w:val="0"/>
        </w:rPr>
        <w:t xml:space="preserve">Kopfsachen</w:t>
      </w:r>
      <w:r w:rsidDel="00000000" w:rsidR="00000000" w:rsidRPr="00000000">
        <w:rPr>
          <w:rtl w:val="0"/>
        </w:rPr>
        <w:t xml:space="preserve">-Kontakt-Button im Menü bei uns."</w:t>
      </w:r>
      <w:r w:rsidDel="00000000" w:rsidR="00000000" w:rsidRPr="00000000">
        <w:rPr>
          <w:rtl w:val="0"/>
        </w:rPr>
        <w:t xml:space="preserve"> (Kopfsachen Logo wackelt/glänzt?)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u w:val="single"/>
        </w:rPr>
      </w:pPr>
      <w:r w:rsidDel="00000000" w:rsidR="00000000" w:rsidRPr="00000000">
        <w:rPr>
          <w:u w:val="single"/>
          <w:rtl w:val="0"/>
        </w:rPr>
        <w:t xml:space="preserve">Antwortoptionen</w:t>
      </w:r>
    </w:p>
    <w:p w:rsidR="00000000" w:rsidDel="00000000" w:rsidP="00000000" w:rsidRDefault="00000000" w:rsidRPr="00000000" w14:paraId="00000084">
      <w:pPr>
        <w:rPr/>
      </w:pPr>
      <w:r w:rsidDel="00000000" w:rsidR="00000000" w:rsidRPr="00000000">
        <w:rPr>
          <w:rtl w:val="0"/>
        </w:rPr>
        <w:t xml:space="preserve">Eigentlich haben die Variablen immer eine Likert-Skala 1 - 5: "stimme gar nicht zu" bis "stimme voll und ganz zu" -&gt; Um das Ganze hier etwas lockerer zu formulieren gibt es folgende Antwortoptionen z.B. auf einer Sliding </w:t>
      </w:r>
      <w:r w:rsidDel="00000000" w:rsidR="00000000" w:rsidRPr="00000000">
        <w:rPr>
          <w:rtl w:val="0"/>
        </w:rPr>
        <w:t xml:space="preserve">Scale: 1 =</w:t>
      </w:r>
      <w:r w:rsidDel="00000000" w:rsidR="00000000" w:rsidRPr="00000000">
        <w:rPr>
          <w:rtl w:val="0"/>
        </w:rPr>
        <w:t xml:space="preserve"> "überhaupt nicht"</w:t>
      </w:r>
      <w:r w:rsidDel="00000000" w:rsidR="00000000" w:rsidRPr="00000000">
        <w:rPr>
          <w:rtl w:val="0"/>
        </w:rPr>
        <w:t xml:space="preserve">, 2 = "eher nein", 3 = "teilweise", 4 = "eher ja", bis 5 = "</w:t>
      </w:r>
      <w:r w:rsidDel="00000000" w:rsidR="00000000" w:rsidRPr="00000000">
        <w:rPr>
          <w:rtl w:val="0"/>
        </w:rPr>
        <w:t xml:space="preserve">ja voll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u w:val="single"/>
        </w:rPr>
      </w:pPr>
      <w:r w:rsidDel="00000000" w:rsidR="00000000" w:rsidRPr="00000000">
        <w:rPr>
          <w:u w:val="single"/>
          <w:rtl w:val="0"/>
        </w:rPr>
        <w:t xml:space="preserve">Mental Health Literacy</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u w:val="single"/>
          <w:rtl w:val="0"/>
        </w:rPr>
        <w:t xml:space="preserve">Frage 2 - Selfcare competences</w:t>
      </w:r>
      <w:r w:rsidDel="00000000" w:rsidR="00000000" w:rsidRPr="00000000">
        <w:rPr>
          <w:rtl w:val="0"/>
        </w:rPr>
        <w:t xml:space="preserve">:</w:t>
      </w:r>
      <w:r w:rsidDel="00000000" w:rsidR="00000000" w:rsidRPr="00000000">
        <w:rPr>
          <w:rtl w:val="0"/>
        </w:rPr>
        <w:t xml:space="preserve"> "Weißt du, was dir hilft, wenn du einen schlechten Tag hast?"</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"Manche Menschen sprechen mit anderen über ihre psychische Gesundheit."</w:t>
        <w:br w:type="textWrapping"/>
        <w:t xml:space="preserve">"Andere machen das eher weniger."</w:t>
      </w:r>
    </w:p>
    <w:p w:rsidR="00000000" w:rsidDel="00000000" w:rsidP="00000000" w:rsidRDefault="00000000" w:rsidRPr="00000000" w14:paraId="0000008B">
      <w:pPr>
        <w:rPr/>
      </w:pPr>
      <w:r w:rsidDel="00000000" w:rsidR="00000000" w:rsidRPr="00000000">
        <w:rPr>
          <w:u w:val="single"/>
          <w:rtl w:val="0"/>
        </w:rPr>
        <w:t xml:space="preserve">Frage 4 - Openness for self-disclosure:</w:t>
      </w:r>
      <w:r w:rsidDel="00000000" w:rsidR="00000000" w:rsidRPr="00000000">
        <w:rPr>
          <w:rtl w:val="0"/>
        </w:rPr>
        <w:t xml:space="preserve"> </w:t>
      </w:r>
      <w:r w:rsidDel="00000000" w:rsidR="00000000" w:rsidRPr="00000000">
        <w:rPr>
          <w:rtl w:val="0"/>
        </w:rPr>
        <w:t xml:space="preserve">"Wie ist das bei dir?"</w:t>
        <w:br w:type="textWrapping"/>
        <w:t xml:space="preserve">"</w:t>
      </w:r>
      <w:r w:rsidDel="00000000" w:rsidR="00000000" w:rsidRPr="00000000">
        <w:rPr>
          <w:rtl w:val="0"/>
        </w:rPr>
        <w:t xml:space="preserve">Kannst du mit Personen, die dir nahe stehen, über deine psychische Gesundheit sprechen?</w:t>
      </w:r>
      <w:r w:rsidDel="00000000" w:rsidR="00000000" w:rsidRPr="00000000">
        <w:rPr>
          <w:rtl w:val="0"/>
        </w:rPr>
        <w:t xml:space="preserv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"Manchmal fühlen sich Menschen ja über längere Zeit echt mies."</w:t>
      </w:r>
    </w:p>
    <w:p w:rsidR="00000000" w:rsidDel="00000000" w:rsidP="00000000" w:rsidRDefault="00000000" w:rsidRPr="00000000" w14:paraId="0000008E">
      <w:pPr>
        <w:rPr/>
      </w:pPr>
      <w:r w:rsidDel="00000000" w:rsidR="00000000" w:rsidRPr="00000000">
        <w:rPr>
          <w:rtl w:val="0"/>
        </w:rPr>
        <w:t xml:space="preserve">"Manche Menschen erleben auch psychische Störungen."</w:t>
      </w:r>
    </w:p>
    <w:p w:rsidR="00000000" w:rsidDel="00000000" w:rsidP="00000000" w:rsidRDefault="00000000" w:rsidRPr="00000000" w14:paraId="0000008F">
      <w:pPr>
        <w:rPr/>
      </w:pPr>
      <w:commentRangeStart w:id="7"/>
      <w:commentRangeStart w:id="8"/>
      <w:r w:rsidDel="00000000" w:rsidR="00000000" w:rsidRPr="00000000">
        <w:rPr>
          <w:u w:val="single"/>
          <w:rtl w:val="0"/>
        </w:rPr>
        <w:t xml:space="preserve">Frage 3 - Stigma</w:t>
      </w:r>
      <w:r w:rsidDel="00000000" w:rsidR="00000000" w:rsidRPr="00000000">
        <w:rPr>
          <w:u w:val="single"/>
          <w:rtl w:val="0"/>
        </w:rPr>
        <w:t xml:space="preserve">:</w:t>
      </w:r>
      <w:r w:rsidDel="00000000" w:rsidR="00000000" w:rsidRPr="00000000">
        <w:rPr>
          <w:rtl w:val="0"/>
        </w:rPr>
        <w:t xml:space="preserve"> </w:t>
      </w:r>
      <w:r w:rsidDel="00000000" w:rsidR="00000000" w:rsidRPr="00000000">
        <w:rPr>
          <w:rtl w:val="0"/>
        </w:rPr>
        <w:t xml:space="preserve">Denkst du, Menschen mit psychischen Störungen sind selbst daran Schuld?</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"Es gibt in Deutschland ja die Möglichkeit Psychotherapie zu bekommen."</w:t>
      </w:r>
    </w:p>
    <w:p w:rsidR="00000000" w:rsidDel="00000000" w:rsidP="00000000" w:rsidRDefault="00000000" w:rsidRPr="00000000" w14:paraId="00000092">
      <w:pPr>
        <w:rPr/>
      </w:pPr>
      <w:r w:rsidDel="00000000" w:rsidR="00000000" w:rsidRPr="00000000">
        <w:rPr>
          <w:u w:val="single"/>
          <w:rtl w:val="0"/>
        </w:rPr>
        <w:t xml:space="preserve">Frage 5 - Openness for professional help:</w:t>
      </w:r>
      <w:r w:rsidDel="00000000" w:rsidR="00000000" w:rsidRPr="00000000">
        <w:rPr>
          <w:rtl w:val="0"/>
        </w:rPr>
        <w:t xml:space="preserve"> "Kannst du dir vorstellen, irgendwann in deinem Leben eine Psychotherapie zu machen?"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Toni: "Ich habe selbst noch nie Psychotherapie gemacht, aber kann mir schon vorstellen, das auch mal zu machen."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Toni: "Ich hab noch ein paar Fragen dazu, wie du so mit deinen Gefühlen und Gefühlen Anderer umgehst."</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u w:val="single"/>
        </w:rPr>
      </w:pPr>
      <w:r w:rsidDel="00000000" w:rsidR="00000000" w:rsidRPr="00000000">
        <w:rPr>
          <w:u w:val="single"/>
          <w:rtl w:val="0"/>
        </w:rPr>
        <w:t xml:space="preserve">Emotionale Selbstwirksamkeitserwartung</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u w:val="single"/>
          <w:rtl w:val="0"/>
        </w:rPr>
        <w:t xml:space="preserve">Frage 6 - Eigene negative Gefühle beeinflussen:</w:t>
      </w:r>
      <w:r w:rsidDel="00000000" w:rsidR="00000000" w:rsidRPr="00000000">
        <w:rPr>
          <w:rtl w:val="0"/>
        </w:rPr>
        <w:t xml:space="preserve"> "</w:t>
      </w:r>
      <w:r w:rsidDel="00000000" w:rsidR="00000000" w:rsidRPr="00000000">
        <w:rPr>
          <w:rtl w:val="0"/>
        </w:rPr>
        <w:t xml:space="preserve">Wenn du dich gestresst fühlst, weißt du, wie du deine Gefühle beeinflussen kannst?"</w:t>
      </w:r>
    </w:p>
    <w:p w:rsidR="00000000" w:rsidDel="00000000" w:rsidP="00000000" w:rsidRDefault="00000000" w:rsidRPr="00000000" w14:paraId="0000009B">
      <w:pPr>
        <w:rPr/>
      </w:pPr>
      <w:r w:rsidDel="00000000" w:rsidR="00000000" w:rsidRPr="00000000">
        <w:rPr>
          <w:rtl w:val="0"/>
        </w:rPr>
        <w:br w:type="textWrapping"/>
      </w:r>
      <w:r w:rsidDel="00000000" w:rsidR="00000000" w:rsidRPr="00000000">
        <w:rPr>
          <w:u w:val="single"/>
          <w:rtl w:val="0"/>
        </w:rPr>
        <w:t xml:space="preserve">Frage 7 - Eigene Gefühle verstehen: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C">
      <w:pPr>
        <w:numPr>
          <w:ilvl w:val="0"/>
          <w:numId w:val="7"/>
        </w:numPr>
        <w:ind w:left="720" w:hanging="360"/>
        <w:rPr>
          <w:u w:val="none"/>
        </w:rPr>
      </w:pPr>
      <w:r w:rsidDel="00000000" w:rsidR="00000000" w:rsidRPr="00000000">
        <w:rPr>
          <w:rtl w:val="0"/>
        </w:rPr>
        <w:t xml:space="preserve">"Kannst du erkennen, wenn du dich unglücklich oder wütend fühlst?"</w:t>
      </w:r>
    </w:p>
    <w:p w:rsidR="00000000" w:rsidDel="00000000" w:rsidP="00000000" w:rsidRDefault="00000000" w:rsidRPr="00000000" w14:paraId="0000009D">
      <w:pPr>
        <w:numPr>
          <w:ilvl w:val="0"/>
          <w:numId w:val="7"/>
        </w:numPr>
        <w:ind w:left="720" w:hanging="360"/>
        <w:rPr/>
      </w:pPr>
      <w:r w:rsidDel="00000000" w:rsidR="00000000" w:rsidRPr="00000000">
        <w:rPr>
          <w:rtl w:val="0"/>
        </w:rPr>
        <w:t xml:space="preserve">"Und wenn du dich unglücklich fühlst, weißt du dann auch, warum?"</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br w:type="textWrapping"/>
      </w:r>
      <w:r w:rsidDel="00000000" w:rsidR="00000000" w:rsidRPr="00000000">
        <w:rPr>
          <w:u w:val="single"/>
          <w:rtl w:val="0"/>
        </w:rPr>
        <w:t xml:space="preserve">Frage 8 - Mit Gefühlen anderer umgehen:</w:t>
      </w:r>
      <w:r w:rsidDel="00000000" w:rsidR="00000000" w:rsidRPr="00000000">
        <w:rPr>
          <w:rtl w:val="0"/>
        </w:rPr>
        <w:t xml:space="preserve"> </w:t>
      </w:r>
      <w:r w:rsidDel="00000000" w:rsidR="00000000" w:rsidRPr="00000000">
        <w:rPr>
          <w:rtl w:val="0"/>
        </w:rPr>
        <w:t xml:space="preserve">"Weißt du, wie man jemanden aufmuntert, wenn er oder sie sich unglücklich fühlt?"</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Toni: "Danke für das Beantworten der ganzen Fragen."</w:t>
      </w:r>
    </w:p>
    <w:p w:rsidR="00000000" w:rsidDel="00000000" w:rsidP="00000000" w:rsidRDefault="00000000" w:rsidRPr="00000000" w14:paraId="000000A2">
      <w:pPr>
        <w:rPr/>
      </w:pPr>
      <w:r w:rsidDel="00000000" w:rsidR="00000000" w:rsidRPr="00000000">
        <w:rPr>
          <w:rtl w:val="0"/>
        </w:rPr>
        <w:t xml:space="preserve">"Ich hoffe, das hat sich nicht wie ein Verhör angefühlt."</w:t>
      </w:r>
    </w:p>
    <w:p w:rsidR="00000000" w:rsidDel="00000000" w:rsidP="00000000" w:rsidRDefault="00000000" w:rsidRPr="00000000" w14:paraId="000000A3">
      <w:pPr>
        <w:rPr/>
      </w:pPr>
      <w:r w:rsidDel="00000000" w:rsidR="00000000" w:rsidRPr="00000000">
        <w:rPr>
          <w:rtl w:val="0"/>
        </w:rPr>
        <w:t xml:space="preserve">"Ich hab jetzt noch eine letzte Frage:" …</w:t>
      </w:r>
    </w:p>
    <w:p w:rsidR="00000000" w:rsidDel="00000000" w:rsidP="00000000" w:rsidRDefault="00000000" w:rsidRPr="00000000" w14:paraId="000000A4">
      <w:pPr>
        <w:pStyle w:val="Heading1"/>
        <w:rPr/>
      </w:pPr>
      <w:bookmarkStart w:colFirst="0" w:colLast="0" w:name="_g9n2x7ffkcw9" w:id="7"/>
      <w:bookmarkEnd w:id="7"/>
      <w:r w:rsidDel="00000000" w:rsidR="00000000" w:rsidRPr="00000000">
        <w:rPr>
          <w:rtl w:val="0"/>
        </w:rPr>
        <w:t xml:space="preserve">Auf Hilfe Suche verweisen</w:t>
      </w: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rtl w:val="0"/>
        </w:rPr>
        <w:t xml:space="preserve">Interface</w:t>
      </w:r>
      <w:r w:rsidDel="00000000" w:rsidR="00000000" w:rsidRPr="00000000">
        <w:rPr>
          <w:rtl w:val="0"/>
        </w:rPr>
        <w:t xml:space="preserve">: </w:t>
      </w:r>
      <w:r w:rsidDel="00000000" w:rsidR="00000000" w:rsidRPr="00000000">
        <w:rPr>
          <w:rtl w:val="0"/>
        </w:rPr>
        <w:t xml:space="preserve">Interaktionsfenster</w:t>
      </w:r>
      <w:r w:rsidDel="00000000" w:rsidR="00000000" w:rsidRPr="00000000">
        <w:rPr>
          <w:rtl w:val="0"/>
        </w:rPr>
        <w:t xml:space="preserve"> -&gt; Hilfeseite</w:t>
      </w:r>
    </w:p>
    <w:p w:rsidR="00000000" w:rsidDel="00000000" w:rsidP="00000000" w:rsidRDefault="00000000" w:rsidRPr="00000000" w14:paraId="000000A6">
      <w:pPr>
        <w:rPr/>
      </w:pPr>
      <w:r w:rsidDel="00000000" w:rsidR="00000000" w:rsidRPr="00000000">
        <w:rPr>
          <w:b w:val="1"/>
          <w:bCs w:val="1"/>
          <w:rtl w:val="0"/>
        </w:rPr>
        <w:t xml:space="preserve">Charaktere</w:t>
      </w:r>
      <w:r w:rsidDel="00000000" w:rsidR="00000000" w:rsidRPr="00000000">
        <w:rPr>
          <w:rtl w:val="0"/>
        </w:rPr>
        <w:t xml:space="preserve">: Toni </w:t>
      </w:r>
    </w:p>
    <w:p w:rsidR="00000000" w:rsidDel="00000000" w:rsidP="00000000" w:rsidRDefault="00000000" w:rsidRPr="00000000" w14:paraId="000000A7">
      <w:pPr>
        <w:rPr/>
      </w:pPr>
      <w:r w:rsidDel="00000000" w:rsidR="00000000" w:rsidRPr="00000000">
        <w:rPr>
          <w:b w:val="1"/>
          <w:bCs w:val="1"/>
          <w:rtl w:val="0"/>
        </w:rPr>
        <w:t xml:space="preserve">Hintergrundbild</w:t>
      </w:r>
      <w:r w:rsidDel="00000000" w:rsidR="00000000" w:rsidRPr="00000000">
        <w:rPr>
          <w:rtl w:val="0"/>
        </w:rPr>
        <w:t xml:space="preserve">: vgl. wie zuvor, unverändert -&gt; Hilfeseite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b w:val="1"/>
          <w:bCs w:val="1"/>
        </w:rPr>
      </w:pPr>
      <w:r w:rsidDel="00000000" w:rsidR="00000000" w:rsidRPr="00000000">
        <w:rPr>
          <w:b w:val="1"/>
          <w:bCs w:val="1"/>
          <w:rtl w:val="0"/>
        </w:rPr>
        <w:t xml:space="preserve">Funktion</w:t>
      </w:r>
    </w:p>
    <w:p w:rsidR="00000000" w:rsidDel="00000000" w:rsidP="00000000" w:rsidRDefault="00000000" w:rsidRPr="00000000" w14:paraId="000000AA">
      <w:pPr>
        <w:rPr/>
      </w:pPr>
      <w:r w:rsidDel="00000000" w:rsidR="00000000" w:rsidRPr="00000000">
        <w:rPr>
          <w:rtl w:val="0"/>
        </w:rPr>
        <w:t xml:space="preserve">User haben zumindest einmal die Hilfeseite gesehen und gehen dann hoffentlich eher auch mal da drauf, wenn sie tatsächlich Hilfe benötigen.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b w:val="1"/>
          <w:bCs w:val="1"/>
        </w:rPr>
      </w:pPr>
      <w:r w:rsidDel="00000000" w:rsidR="00000000" w:rsidRPr="00000000">
        <w:rPr>
          <w:b w:val="1"/>
          <w:bCs w:val="1"/>
          <w:rtl w:val="0"/>
        </w:rPr>
        <w:t xml:space="preserve">Inhalt &amp; Ablauf</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u w:val="single"/>
          <w:rtl w:val="0"/>
        </w:rPr>
        <w:t xml:space="preserve">Frage 9 - Openness for professional help:</w:t>
      </w:r>
      <w:r w:rsidDel="00000000" w:rsidR="00000000" w:rsidRPr="00000000">
        <w:rPr>
          <w:rtl w:val="0"/>
        </w:rPr>
        <w:t xml:space="preserve"> "</w:t>
      </w:r>
      <w:r w:rsidDel="00000000" w:rsidR="00000000" w:rsidRPr="00000000">
        <w:rPr>
          <w:rtl w:val="0"/>
        </w:rPr>
        <w:t xml:space="preserve">Kennst du Anlaufstellen, an die man sich mit psychischen Problemen wenden kann, wie z.B. Beratungsstellen, Krisen-Hotline oder Hilfe-Chat?"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Toni:</w:t>
      </w:r>
    </w:p>
    <w:p w:rsidR="00000000" w:rsidDel="00000000" w:rsidP="00000000" w:rsidRDefault="00000000" w:rsidRPr="00000000" w14:paraId="000000B1">
      <w:pPr>
        <w:rPr/>
      </w:pPr>
      <w:commentRangeStart w:id="9"/>
      <w:commentRangeStart w:id="10"/>
      <w:r w:rsidDel="00000000" w:rsidR="00000000" w:rsidRPr="00000000">
        <w:rPr>
          <w:rtl w:val="0"/>
        </w:rPr>
        <w:t xml:space="preserve">Hier könnte je nach Antwortoption eine andere wörtliche Reaktion aufkommen, wie z.B. "Voll gut!" oder "Ah, dann geht es dir ja ähnlich wie mir."</w:t>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"Wollen wir mal zusammen schauen, wo man hingehen könnte, um Hilfe zu bekommen?"</w:t>
      </w:r>
    </w:p>
    <w:p w:rsidR="00000000" w:rsidDel="00000000" w:rsidP="00000000" w:rsidRDefault="00000000" w:rsidRPr="00000000" w14:paraId="000000B4">
      <w:pPr>
        <w:rPr/>
      </w:pPr>
      <w:r w:rsidDel="00000000" w:rsidR="00000000" w:rsidRPr="00000000">
        <w:rPr>
          <w:rtl w:val="0"/>
        </w:rPr>
        <w:t xml:space="preserve">"Du musst einfach nur auf diesen </w:t>
      </w:r>
      <w:r w:rsidDel="00000000" w:rsidR="00000000" w:rsidRPr="00000000">
        <w:rPr>
          <w:rtl w:val="0"/>
        </w:rPr>
        <w:t xml:space="preserve">Hilfe-Button</w:t>
      </w:r>
      <w:r w:rsidDel="00000000" w:rsidR="00000000" w:rsidRPr="00000000">
        <w:rPr>
          <w:rtl w:val="0"/>
        </w:rPr>
        <w:t xml:space="preserve"> klicken."</w:t>
      </w:r>
      <w:commentRangeStart w:id="11"/>
      <w:r w:rsidDel="00000000" w:rsidR="00000000" w:rsidRPr="00000000">
        <w:rPr>
          <w:rtl w:val="0"/>
        </w:rPr>
        <w:t xml:space="preserve"> (Hilfe Button erscheint / blinkt auf / glänzt)</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User muss auf den Button klicken, gelangt zum Hilfe-Screen, kann von dort den Links folgen: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b w:val="1"/>
          <w:bCs w:val="1"/>
        </w:rPr>
      </w:pPr>
      <w:r w:rsidDel="00000000" w:rsidR="00000000" w:rsidRPr="00000000">
        <w:rPr>
          <w:b w:val="1"/>
          <w:bCs w:val="1"/>
          <w:rtl w:val="0"/>
        </w:rPr>
        <w:t xml:space="preserve">Hilfeseite</w:t>
      </w:r>
    </w:p>
    <w:p w:rsidR="00000000" w:rsidDel="00000000" w:rsidP="00000000" w:rsidRDefault="00000000" w:rsidRPr="00000000" w14:paraId="000000B8">
      <w:pPr>
        <w:rPr/>
      </w:pPr>
      <w:r w:rsidDel="00000000" w:rsidR="00000000" w:rsidRPr="00000000">
        <w:rPr>
          <w:rtl w:val="0"/>
        </w:rPr>
        <w:t xml:space="preserve">Auf der Seite für Hilfsangebote bekommt der User einen Überblick und Anlaufstellen.</w:t>
      </w:r>
    </w:p>
    <w:p w:rsidR="00000000" w:rsidDel="00000000" w:rsidP="00000000" w:rsidRDefault="00000000" w:rsidRPr="00000000" w14:paraId="000000B9">
      <w:pPr>
        <w:rPr/>
      </w:pPr>
      <w:r w:rsidDel="00000000" w:rsidR="00000000" w:rsidRPr="00000000">
        <w:rPr>
          <w:rtl w:val="0"/>
        </w:rPr>
        <w:t xml:space="preserve">Im Folgenden erstmal nur eine grobe Übersicht über Hilfsangebote die ich jetzt akut dort platzieren / darstellen würde: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commentRangeStart w:id="12"/>
      <w:commentRangeStart w:id="13"/>
      <w:commentRangeStart w:id="14"/>
      <w:hyperlink r:id="rId7">
        <w:r w:rsidDel="00000000" w:rsidR="00000000" w:rsidRPr="00000000">
          <w:rPr>
            <w:color w:val="0000ee"/>
            <w:u w:val="single"/>
            <w:rtl w:val="0"/>
          </w:rPr>
          <w:t xml:space="preserve">Hilfsangebote</w:t>
        </w:r>
      </w:hyperlink>
      <w:r w:rsidDel="00000000" w:rsidR="00000000" w:rsidRPr="00000000">
        <w:rPr>
          <w:rtl w:val="0"/>
        </w:rPr>
      </w:r>
    </w:p>
    <w:p w:rsidR="00000000" w:rsidDel="00000000" w:rsidP="00000000" w:rsidRDefault="00000000" w:rsidRPr="00000000" w14:paraId="000000BC">
      <w:pPr>
        <w:numPr>
          <w:ilvl w:val="0"/>
          <w:numId w:val="16"/>
        </w:numPr>
        <w:ind w:left="720" w:hanging="360"/>
        <w:rPr>
          <w:b w:val="1"/>
          <w:bCs w:val="1"/>
        </w:rPr>
      </w:pPr>
      <w:r w:rsidDel="00000000" w:rsidR="00000000" w:rsidRPr="00000000">
        <w:rPr>
          <w:b w:val="1"/>
          <w:bCs w:val="1"/>
          <w:rtl w:val="0"/>
        </w:rPr>
        <w:t xml:space="preserve">Krisenchat</w:t>
      </w:r>
    </w:p>
    <w:p w:rsidR="00000000" w:rsidDel="00000000" w:rsidP="00000000" w:rsidRDefault="00000000" w:rsidRPr="00000000" w14:paraId="000000BD">
      <w:pPr>
        <w:numPr>
          <w:ilvl w:val="1"/>
          <w:numId w:val="16"/>
        </w:numPr>
        <w:ind w:left="1440" w:hanging="360"/>
        <w:rPr>
          <w:u w:val="none"/>
        </w:rPr>
      </w:pPr>
      <w:r w:rsidDel="00000000" w:rsidR="00000000" w:rsidRPr="00000000">
        <w:rPr>
          <w:rtl w:val="0"/>
        </w:rPr>
        <w:t xml:space="preserve">Online Chat für Krisen und Themen aller Art für junge Erwachsene bis 25 Jahre</w:t>
      </w:r>
    </w:p>
    <w:p w:rsidR="00000000" w:rsidDel="00000000" w:rsidP="00000000" w:rsidRDefault="00000000" w:rsidRPr="00000000" w14:paraId="000000BE">
      <w:pPr>
        <w:numPr>
          <w:ilvl w:val="1"/>
          <w:numId w:val="16"/>
        </w:numPr>
        <w:ind w:left="1440" w:hanging="360"/>
        <w:rPr>
          <w:u w:val="none"/>
        </w:rPr>
      </w:pPr>
      <w:r w:rsidDel="00000000" w:rsidR="00000000" w:rsidRPr="00000000">
        <w:rPr>
          <w:rtl w:val="0"/>
        </w:rPr>
        <w:t xml:space="preserve">Immer online verfügbar 24h an 7 Tagen der Woche</w:t>
      </w:r>
    </w:p>
    <w:p w:rsidR="00000000" w:rsidDel="00000000" w:rsidP="00000000" w:rsidRDefault="00000000" w:rsidRPr="00000000" w14:paraId="000000BF">
      <w:pPr>
        <w:numPr>
          <w:ilvl w:val="1"/>
          <w:numId w:val="16"/>
        </w:numPr>
        <w:ind w:left="1440" w:hanging="360"/>
        <w:rPr>
          <w:u w:val="none"/>
        </w:rPr>
      </w:pPr>
      <w:hyperlink r:id="rId8">
        <w:r w:rsidDel="00000000" w:rsidR="00000000" w:rsidRPr="00000000">
          <w:rPr>
            <w:color w:val="1155cc"/>
            <w:u w:val="single"/>
            <w:rtl w:val="0"/>
          </w:rPr>
          <w:t xml:space="preserve">https://www.krisenchat.de/</w:t>
        </w:r>
      </w:hyperlink>
      <w:r w:rsidDel="00000000" w:rsidR="00000000" w:rsidRPr="00000000">
        <w:rPr>
          <w:rtl w:val="0"/>
        </w:rPr>
      </w:r>
    </w:p>
    <w:p w:rsidR="00000000" w:rsidDel="00000000" w:rsidP="00000000" w:rsidRDefault="00000000" w:rsidRPr="00000000" w14:paraId="000000C0">
      <w:pPr>
        <w:numPr>
          <w:ilvl w:val="0"/>
          <w:numId w:val="16"/>
        </w:numPr>
        <w:ind w:left="720" w:hanging="360"/>
        <w:rPr>
          <w:b w:val="1"/>
          <w:bCs w:val="1"/>
        </w:rPr>
      </w:pPr>
      <w:r w:rsidDel="00000000" w:rsidR="00000000" w:rsidRPr="00000000">
        <w:rPr>
          <w:b w:val="1"/>
          <w:bCs w:val="1"/>
          <w:rtl w:val="0"/>
        </w:rPr>
        <w:t xml:space="preserve">JugendNotmail</w:t>
      </w:r>
    </w:p>
    <w:p w:rsidR="00000000" w:rsidDel="00000000" w:rsidP="00000000" w:rsidRDefault="00000000" w:rsidRPr="00000000" w14:paraId="000000C1">
      <w:pPr>
        <w:numPr>
          <w:ilvl w:val="1"/>
          <w:numId w:val="16"/>
        </w:numPr>
        <w:ind w:left="1440" w:hanging="360"/>
        <w:rPr>
          <w:u w:val="none"/>
        </w:rPr>
      </w:pPr>
      <w:r w:rsidDel="00000000" w:rsidR="00000000" w:rsidRPr="00000000">
        <w:rPr>
          <w:rtl w:val="0"/>
        </w:rPr>
        <w:t xml:space="preserve">Online-Beratung: Hilfe bei Themen wie Depression, Selbstverletzung, Suizidgedanken, Gewalt, Mobbing, Missbrauch, familiäre Probleme oder Essstörungen.</w:t>
      </w:r>
    </w:p>
    <w:p w:rsidR="00000000" w:rsidDel="00000000" w:rsidP="00000000" w:rsidRDefault="00000000" w:rsidRPr="00000000" w14:paraId="000000C2">
      <w:pPr>
        <w:numPr>
          <w:ilvl w:val="1"/>
          <w:numId w:val="16"/>
        </w:numPr>
        <w:ind w:left="1440" w:hanging="360"/>
        <w:rPr>
          <w:u w:val="none"/>
        </w:rPr>
      </w:pPr>
      <w:r w:rsidDel="00000000" w:rsidR="00000000" w:rsidRPr="00000000">
        <w:rPr>
          <w:rtl w:val="0"/>
        </w:rPr>
        <w:t xml:space="preserve">Live-Chat: Mo, Di &amp; Do</w:t>
      </w:r>
    </w:p>
    <w:p w:rsidR="00000000" w:rsidDel="00000000" w:rsidP="00000000" w:rsidRDefault="00000000" w:rsidRPr="00000000" w14:paraId="000000C3">
      <w:pPr>
        <w:numPr>
          <w:ilvl w:val="1"/>
          <w:numId w:val="16"/>
        </w:numPr>
        <w:ind w:left="1440" w:hanging="360"/>
        <w:rPr>
          <w:u w:val="none"/>
        </w:rPr>
      </w:pPr>
      <w:r w:rsidDel="00000000" w:rsidR="00000000" w:rsidRPr="00000000">
        <w:rPr>
          <w:rtl w:val="0"/>
        </w:rPr>
        <w:t xml:space="preserve">Themenchat: Mo, 19-20:30h</w:t>
      </w:r>
    </w:p>
    <w:p w:rsidR="00000000" w:rsidDel="00000000" w:rsidP="00000000" w:rsidRDefault="00000000" w:rsidRPr="00000000" w14:paraId="000000C4">
      <w:pPr>
        <w:numPr>
          <w:ilvl w:val="1"/>
          <w:numId w:val="16"/>
        </w:numPr>
        <w:ind w:left="1440" w:hanging="360"/>
        <w:rPr>
          <w:u w:val="none"/>
        </w:rPr>
      </w:pPr>
      <w:r w:rsidDel="00000000" w:rsidR="00000000" w:rsidRPr="00000000">
        <w:rPr>
          <w:rtl w:val="0"/>
        </w:rPr>
        <w:t xml:space="preserve">(Auch als App "Junoma")</w:t>
      </w:r>
    </w:p>
    <w:p w:rsidR="00000000" w:rsidDel="00000000" w:rsidP="00000000" w:rsidRDefault="00000000" w:rsidRPr="00000000" w14:paraId="000000C5">
      <w:pPr>
        <w:numPr>
          <w:ilvl w:val="1"/>
          <w:numId w:val="16"/>
        </w:numPr>
        <w:ind w:left="1440" w:hanging="360"/>
        <w:rPr>
          <w:u w:val="none"/>
        </w:rPr>
      </w:pPr>
      <w:hyperlink r:id="rId9">
        <w:r w:rsidDel="00000000" w:rsidR="00000000" w:rsidRPr="00000000">
          <w:rPr>
            <w:color w:val="1155cc"/>
            <w:u w:val="single"/>
            <w:rtl w:val="0"/>
          </w:rPr>
          <w:t xml:space="preserve">https://jugendnotmail.de/</w:t>
        </w:r>
      </w:hyperlink>
      <w:r w:rsidDel="00000000" w:rsidR="00000000" w:rsidRPr="00000000">
        <w:rPr>
          <w:rtl w:val="0"/>
        </w:rPr>
      </w:r>
    </w:p>
    <w:p w:rsidR="00000000" w:rsidDel="00000000" w:rsidP="00000000" w:rsidRDefault="00000000" w:rsidRPr="00000000" w14:paraId="000000C6">
      <w:pPr>
        <w:numPr>
          <w:ilvl w:val="0"/>
          <w:numId w:val="16"/>
        </w:numPr>
        <w:ind w:left="720" w:hanging="360"/>
        <w:rPr>
          <w:b w:val="1"/>
          <w:bCs w:val="1"/>
        </w:rPr>
      </w:pPr>
      <w:r w:rsidDel="00000000" w:rsidR="00000000" w:rsidRPr="00000000">
        <w:rPr>
          <w:b w:val="1"/>
          <w:bCs w:val="1"/>
          <w:rtl w:val="0"/>
        </w:rPr>
        <w:t xml:space="preserve">Patientenservice: Psychotherapie</w:t>
      </w:r>
    </w:p>
    <w:p w:rsidR="00000000" w:rsidDel="00000000" w:rsidP="00000000" w:rsidRDefault="00000000" w:rsidRPr="00000000" w14:paraId="000000C7">
      <w:pPr>
        <w:numPr>
          <w:ilvl w:val="1"/>
          <w:numId w:val="16"/>
        </w:numPr>
        <w:ind w:left="1440" w:hanging="360"/>
        <w:rPr>
          <w:u w:val="none"/>
        </w:rPr>
      </w:pPr>
      <w:r w:rsidDel="00000000" w:rsidR="00000000" w:rsidRPr="00000000">
        <w:rPr>
          <w:rtl w:val="0"/>
        </w:rPr>
        <w:t xml:space="preserve">Wenn du unter psychischen Belastungen leidest und Unterstützung von einem*einer Psychotherapeut*in möchtest, kannst du hier einen Termin in einer Psychotherapie-Praxis vereinbaren.</w:t>
      </w:r>
    </w:p>
    <w:p w:rsidR="00000000" w:rsidDel="00000000" w:rsidP="00000000" w:rsidRDefault="00000000" w:rsidRPr="00000000" w14:paraId="000000C8">
      <w:pPr>
        <w:numPr>
          <w:ilvl w:val="1"/>
          <w:numId w:val="16"/>
        </w:numPr>
        <w:ind w:left="1440" w:hanging="360"/>
        <w:rPr>
          <w:u w:val="none"/>
        </w:rPr>
      </w:pPr>
      <w:r w:rsidDel="00000000" w:rsidR="00000000" w:rsidRPr="00000000">
        <w:rPr>
          <w:rtl w:val="0"/>
        </w:rPr>
        <w:t xml:space="preserve">Tel.: 116 117</w:t>
      </w:r>
    </w:p>
    <w:p w:rsidR="00000000" w:rsidDel="00000000" w:rsidP="00000000" w:rsidRDefault="00000000" w:rsidRPr="00000000" w14:paraId="000000C9">
      <w:pPr>
        <w:numPr>
          <w:ilvl w:val="1"/>
          <w:numId w:val="16"/>
        </w:numPr>
        <w:ind w:left="1440" w:hanging="360"/>
      </w:pPr>
      <w:hyperlink r:id="rId10">
        <w:r w:rsidDel="00000000" w:rsidR="00000000" w:rsidRPr="00000000">
          <w:rPr>
            <w:color w:val="1155cc"/>
            <w:u w:val="single"/>
            <w:rtl w:val="0"/>
          </w:rPr>
          <w:t xml:space="preserve">https://www.116117.de/de/psychotherapie.php</w:t>
        </w:r>
      </w:hyperlink>
      <w:commentRangeEnd w:id="12"/>
      <w:r w:rsidDel="00000000" w:rsidR="00000000" w:rsidRPr="00000000">
        <w:commentReference w:id="12"/>
      </w:r>
      <w:commentRangeEnd w:id="13"/>
      <w:r w:rsidDel="00000000" w:rsidR="00000000" w:rsidRPr="00000000">
        <w:commentReference w:id="13"/>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bzw. wieder zu Toni zurückkehren:</w:t>
      </w:r>
    </w:p>
    <w:p w:rsidR="00000000" w:rsidDel="00000000" w:rsidP="00000000" w:rsidRDefault="00000000" w:rsidRPr="00000000" w14:paraId="000000CC">
      <w:pPr>
        <w:rPr/>
      </w:pPr>
      <w:r w:rsidDel="00000000" w:rsidR="00000000" w:rsidRPr="00000000">
        <w:rPr>
          <w:rtl w:val="0"/>
        </w:rPr>
        <w:t xml:space="preserve">“Über das Menü kannst du jederzeit zum </w:t>
      </w:r>
      <w:r w:rsidDel="00000000" w:rsidR="00000000" w:rsidRPr="00000000">
        <w:rPr>
          <w:b w:val="1"/>
          <w:bCs w:val="1"/>
          <w:rtl w:val="0"/>
        </w:rPr>
        <w:t xml:space="preserve">Hilfe-Screen</w:t>
      </w:r>
      <w:r w:rsidDel="00000000" w:rsidR="00000000" w:rsidRPr="00000000">
        <w:rPr>
          <w:rtl w:val="0"/>
        </w:rPr>
        <w:t xml:space="preserve"> zurückkehren.” </w:t>
      </w:r>
      <w:r w:rsidDel="00000000" w:rsidR="00000000" w:rsidRPr="00000000">
        <w:rPr>
          <w:rtl w:val="0"/>
        </w:rPr>
        <w:t xml:space="preserve">(Menü-Button blinkt auf)</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Optional könnte Toni folgendes sagen:</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"Wenn es sich für dich gerade zu schwer anfühlt, dann musst du da nicht alleine durch."</w:t>
      </w:r>
    </w:p>
    <w:p w:rsidR="00000000" w:rsidDel="00000000" w:rsidP="00000000" w:rsidRDefault="00000000" w:rsidRPr="00000000" w14:paraId="000000D0">
      <w:pPr>
        <w:rPr/>
      </w:pPr>
      <w:r w:rsidDel="00000000" w:rsidR="00000000" w:rsidRPr="00000000">
        <w:rPr>
          <w:rtl w:val="0"/>
        </w:rPr>
        <w:t xml:space="preserve">"Manche Themen brauchen echte Menschen und deren Hilfe."</w:t>
      </w:r>
    </w:p>
    <w:p w:rsidR="00000000" w:rsidDel="00000000" w:rsidP="00000000" w:rsidRDefault="00000000" w:rsidRPr="00000000" w14:paraId="000000D1">
      <w:pPr>
        <w:rPr/>
      </w:pPr>
      <w:r w:rsidDel="00000000" w:rsidR="00000000" w:rsidRPr="00000000">
        <w:rPr>
          <w:rtl w:val="0"/>
        </w:rPr>
        <w:t xml:space="preserve">"</w:t>
      </w:r>
      <w:r w:rsidDel="00000000" w:rsidR="00000000" w:rsidRPr="00000000">
        <w:rPr>
          <w:rtl w:val="0"/>
        </w:rPr>
        <w:t xml:space="preserve">Melde</w:t>
      </w:r>
      <w:r w:rsidDel="00000000" w:rsidR="00000000" w:rsidRPr="00000000">
        <w:rPr>
          <w:rtl w:val="0"/>
        </w:rPr>
        <w:t xml:space="preserve"> dich dort, falls es dir also jetzt gerade oder im Verlauf der Kapitel nicht gut geht."</w:t>
      </w:r>
    </w:p>
    <w:p w:rsidR="00000000" w:rsidDel="00000000" w:rsidP="00000000" w:rsidRDefault="00000000" w:rsidRPr="00000000" w14:paraId="000000D2">
      <w:pPr>
        <w:rPr/>
      </w:pPr>
      <w:r w:rsidDel="00000000" w:rsidR="00000000" w:rsidRPr="00000000">
        <w:rPr>
          <w:rtl w:val="0"/>
        </w:rPr>
        <w:t xml:space="preserve">"Du kannst hier jederzeit vorbei schauen"</w:t>
      </w:r>
    </w:p>
    <w:p w:rsidR="00000000" w:rsidDel="00000000" w:rsidP="00000000" w:rsidRDefault="00000000" w:rsidRPr="00000000" w14:paraId="000000D3">
      <w:pPr>
        <w:pStyle w:val="Heading1"/>
        <w:rPr/>
      </w:pPr>
      <w:bookmarkStart w:colFirst="0" w:colLast="0" w:name="_ve11a99e6ib7" w:id="8"/>
      <w:bookmarkEnd w:id="8"/>
      <w:r w:rsidDel="00000000" w:rsidR="00000000" w:rsidRPr="00000000">
        <w:rPr>
          <w:rtl w:val="0"/>
        </w:rPr>
        <w:t xml:space="preserve">Spielziel and go!</w:t>
      </w:r>
    </w:p>
    <w:p w:rsidR="00000000" w:rsidDel="00000000" w:rsidP="00000000" w:rsidRDefault="00000000" w:rsidRPr="00000000" w14:paraId="000000D4">
      <w:pPr>
        <w:rPr/>
      </w:pPr>
      <w:r w:rsidDel="00000000" w:rsidR="00000000" w:rsidRPr="00000000">
        <w:rPr>
          <w:b w:val="1"/>
          <w:bCs w:val="1"/>
          <w:rtl w:val="0"/>
        </w:rPr>
        <w:t xml:space="preserve">Interface</w:t>
      </w:r>
      <w:r w:rsidDel="00000000" w:rsidR="00000000" w:rsidRPr="00000000">
        <w:rPr>
          <w:rtl w:val="0"/>
        </w:rPr>
        <w:t xml:space="preserve">: </w:t>
      </w:r>
      <w:r w:rsidDel="00000000" w:rsidR="00000000" w:rsidRPr="00000000">
        <w:rPr>
          <w:rtl w:val="0"/>
        </w:rPr>
        <w:t xml:space="preserve">Interaktionsfenster</w:t>
      </w:r>
      <w:r w:rsidDel="00000000" w:rsidR="00000000" w:rsidRPr="00000000">
        <w:rPr>
          <w:rtl w:val="0"/>
        </w:rPr>
      </w:r>
    </w:p>
    <w:p w:rsidR="00000000" w:rsidDel="00000000" w:rsidP="00000000" w:rsidRDefault="00000000" w:rsidRPr="00000000" w14:paraId="000000D5">
      <w:pPr>
        <w:rPr/>
      </w:pPr>
      <w:r w:rsidDel="00000000" w:rsidR="00000000" w:rsidRPr="00000000">
        <w:rPr>
          <w:b w:val="1"/>
          <w:bCs w:val="1"/>
          <w:rtl w:val="0"/>
        </w:rPr>
        <w:t xml:space="preserve">Charaktere</w:t>
      </w:r>
      <w:r w:rsidDel="00000000" w:rsidR="00000000" w:rsidRPr="00000000">
        <w:rPr>
          <w:rtl w:val="0"/>
        </w:rPr>
        <w:t xml:space="preserve">: Toni</w:t>
      </w:r>
    </w:p>
    <w:p w:rsidR="00000000" w:rsidDel="00000000" w:rsidP="00000000" w:rsidRDefault="00000000" w:rsidRPr="00000000" w14:paraId="000000D6">
      <w:pPr>
        <w:rPr/>
      </w:pPr>
      <w:r w:rsidDel="00000000" w:rsidR="00000000" w:rsidRPr="00000000">
        <w:rPr>
          <w:b w:val="1"/>
          <w:bCs w:val="1"/>
          <w:rtl w:val="0"/>
        </w:rPr>
        <w:t xml:space="preserve">Hintergrundbild</w:t>
      </w:r>
      <w:r w:rsidDel="00000000" w:rsidR="00000000" w:rsidRPr="00000000">
        <w:rPr>
          <w:rtl w:val="0"/>
        </w:rPr>
        <w:t xml:space="preserve">: Default Toni Interface?</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b w:val="1"/>
          <w:bCs w:val="1"/>
        </w:rPr>
      </w:pPr>
      <w:r w:rsidDel="00000000" w:rsidR="00000000" w:rsidRPr="00000000">
        <w:rPr>
          <w:b w:val="1"/>
          <w:bCs w:val="1"/>
          <w:rtl w:val="0"/>
        </w:rPr>
        <w:t xml:space="preserve">Funktion</w:t>
      </w:r>
    </w:p>
    <w:p w:rsidR="00000000" w:rsidDel="00000000" w:rsidP="00000000" w:rsidRDefault="00000000" w:rsidRPr="00000000" w14:paraId="000000D9">
      <w:pPr>
        <w:rPr/>
      </w:pPr>
      <w:r w:rsidDel="00000000" w:rsidR="00000000" w:rsidRPr="00000000">
        <w:rPr>
          <w:rtl w:val="0"/>
        </w:rPr>
        <w:t xml:space="preserve">Spielziel wird klar gesetzt.</w:t>
      </w:r>
    </w:p>
    <w:p w:rsidR="00000000" w:rsidDel="00000000" w:rsidP="00000000" w:rsidRDefault="00000000" w:rsidRPr="00000000" w14:paraId="000000DA">
      <w:pPr>
        <w:rPr/>
      </w:pPr>
      <w:r w:rsidDel="00000000" w:rsidR="00000000" w:rsidRPr="00000000">
        <w:rPr>
          <w:rtl w:val="0"/>
        </w:rPr>
        <w:t xml:space="preserve">Der Spiel/Kursstart wird markiert.</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b w:val="1"/>
          <w:bCs w:val="1"/>
          <w:rtl w:val="0"/>
        </w:rPr>
        <w:t xml:space="preserve">Inhalt &amp; Ablauf</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Toni: "</w:t>
      </w:r>
      <w:commentRangeStart w:id="15"/>
      <w:r w:rsidDel="00000000" w:rsidR="00000000" w:rsidRPr="00000000">
        <w:rPr>
          <w:rtl w:val="0"/>
        </w:rPr>
        <w:t xml:space="preserve">Weißt du</w:t>
      </w:r>
      <w:commentRangeEnd w:id="15"/>
      <w:r w:rsidDel="00000000" w:rsidR="00000000" w:rsidRPr="00000000">
        <w:commentReference w:id="15"/>
      </w:r>
      <w:r w:rsidDel="00000000" w:rsidR="00000000" w:rsidRPr="00000000">
        <w:rPr>
          <w:rtl w:val="0"/>
        </w:rPr>
        <w:t xml:space="preserve">, meine krasseste Unterstützung war immer Noen.”</w:t>
      </w:r>
    </w:p>
    <w:p w:rsidR="00000000" w:rsidDel="00000000" w:rsidP="00000000" w:rsidRDefault="00000000" w:rsidRPr="00000000" w14:paraId="000000DF">
      <w:pPr>
        <w:rPr/>
      </w:pPr>
      <w:r w:rsidDel="00000000" w:rsidR="00000000" w:rsidRPr="00000000">
        <w:rPr>
          <w:rtl w:val="0"/>
        </w:rPr>
        <w:t xml:space="preserve">“Noen wusste so viel und irgendwie immer was zu tun ist.”</w:t>
      </w:r>
    </w:p>
    <w:p w:rsidR="00000000" w:rsidDel="00000000" w:rsidP="00000000" w:rsidRDefault="00000000" w:rsidRPr="00000000" w14:paraId="000000E0">
      <w:pPr>
        <w:rPr/>
      </w:pPr>
      <w:r w:rsidDel="00000000" w:rsidR="00000000" w:rsidRPr="00000000">
        <w:rPr>
          <w:rtl w:val="0"/>
        </w:rPr>
        <w:t xml:space="preserve">“Egal wie schlecht es mir ging, Noen wusste immer eine Lösung</w:t>
      </w:r>
    </w:p>
    <w:p w:rsidR="00000000" w:rsidDel="00000000" w:rsidP="00000000" w:rsidRDefault="00000000" w:rsidRPr="00000000" w14:paraId="000000E1">
      <w:pPr>
        <w:rPr/>
      </w:pPr>
      <w:r w:rsidDel="00000000" w:rsidR="00000000" w:rsidRPr="00000000">
        <w:rPr>
          <w:rtl w:val="0"/>
        </w:rPr>
        <w:t xml:space="preserve">“ Ich weiß echt nicht, wie ich jetzt ohne Noen klar kommen soll. Ich bin völlig lost."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"Kannst du mir helfen, Noen zu finden?"</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User: Pseudo-Antwortoptionen:</w:t>
        <w:br w:type="textWrapping"/>
        <w:t xml:space="preserve">- "Ja klar! Los geht's!"</w:t>
      </w:r>
    </w:p>
    <w:p w:rsidR="00000000" w:rsidDel="00000000" w:rsidP="00000000" w:rsidRDefault="00000000" w:rsidRPr="00000000" w14:paraId="000000E6">
      <w:pPr>
        <w:rPr/>
      </w:pPr>
      <w:r w:rsidDel="00000000" w:rsidR="00000000" w:rsidRPr="00000000">
        <w:rPr>
          <w:rtl w:val="0"/>
        </w:rPr>
        <w:t xml:space="preserve">- “Ich versuch’s”</w:t>
      </w:r>
    </w:p>
    <w:p w:rsidR="00000000" w:rsidDel="00000000" w:rsidP="00000000" w:rsidRDefault="00000000" w:rsidRPr="00000000" w14:paraId="000000E7">
      <w:pPr>
        <w:rPr/>
      </w:pPr>
      <w:r w:rsidDel="00000000" w:rsidR="00000000" w:rsidRPr="00000000">
        <w:rPr>
          <w:rtl w:val="0"/>
        </w:rPr>
        <w:t xml:space="preserve"> -&gt; Weiter gehts mit dem Kurs</w:t>
      </w:r>
    </w:p>
    <w:p w:rsidR="00000000" w:rsidDel="00000000" w:rsidP="00000000" w:rsidRDefault="00000000" w:rsidRPr="00000000" w14:paraId="000000E8">
      <w:pPr>
        <w:rPr/>
      </w:pPr>
      <w:r w:rsidDel="00000000" w:rsidR="00000000" w:rsidRPr="00000000">
        <w:rPr>
          <w:rtl w:val="0"/>
        </w:rPr>
        <w:t xml:space="preserve">"Cool, danke!"</w:t>
      </w:r>
    </w:p>
    <w:p w:rsidR="00000000" w:rsidDel="00000000" w:rsidP="00000000" w:rsidRDefault="00000000" w:rsidRPr="00000000" w14:paraId="000000E9">
      <w:pPr>
        <w:pStyle w:val="Heading1"/>
        <w:rPr/>
      </w:pPr>
      <w:bookmarkStart w:colFirst="0" w:colLast="0" w:name="_go32jxbrr3ye" w:id="9"/>
      <w:bookmarkEnd w:id="9"/>
      <w:r w:rsidDel="00000000" w:rsidR="00000000" w:rsidRPr="00000000">
        <w:rPr>
          <w:rtl w:val="0"/>
        </w:rPr>
        <w:t xml:space="preserve">Schachtel is arriving</w:t>
      </w:r>
      <w:r w:rsidDel="00000000" w:rsidR="00000000" w:rsidRPr="00000000">
        <w:rPr>
          <w:rtl w:val="0"/>
        </w:rPr>
        <w:t xml:space="preserve"> inkl. Intro: innerer sicherer Ort</w:t>
      </w:r>
    </w:p>
    <w:p w:rsidR="00000000" w:rsidDel="00000000" w:rsidP="00000000" w:rsidRDefault="00000000" w:rsidRPr="00000000" w14:paraId="000000EA">
      <w:pPr>
        <w:rPr/>
      </w:pPr>
      <w:r w:rsidDel="00000000" w:rsidR="00000000" w:rsidRPr="00000000">
        <w:rPr>
          <w:b w:val="1"/>
          <w:bCs w:val="1"/>
          <w:rtl w:val="0"/>
        </w:rPr>
        <w:t xml:space="preserve">Interface</w:t>
      </w:r>
      <w:r w:rsidDel="00000000" w:rsidR="00000000" w:rsidRPr="00000000">
        <w:rPr>
          <w:rtl w:val="0"/>
        </w:rPr>
        <w:t xml:space="preserve">: </w:t>
      </w:r>
      <w:r w:rsidDel="00000000" w:rsidR="00000000" w:rsidRPr="00000000">
        <w:rPr>
          <w:rtl w:val="0"/>
        </w:rPr>
        <w:t xml:space="preserve">Interaktionsfenster</w:t>
      </w: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rtl w:val="0"/>
        </w:rPr>
        <w:t xml:space="preserve">Charaktere</w:t>
      </w:r>
      <w:r w:rsidDel="00000000" w:rsidR="00000000" w:rsidRPr="00000000">
        <w:rPr>
          <w:rtl w:val="0"/>
        </w:rPr>
        <w:t xml:space="preserve">: Toni</w:t>
      </w:r>
    </w:p>
    <w:p w:rsidR="00000000" w:rsidDel="00000000" w:rsidP="00000000" w:rsidRDefault="00000000" w:rsidRPr="00000000" w14:paraId="000000EC">
      <w:pPr>
        <w:rPr/>
      </w:pPr>
      <w:r w:rsidDel="00000000" w:rsidR="00000000" w:rsidRPr="00000000">
        <w:rPr>
          <w:b w:val="1"/>
          <w:bCs w:val="1"/>
          <w:rtl w:val="0"/>
        </w:rPr>
        <w:t xml:space="preserve">Hintergrundbild</w:t>
      </w:r>
      <w:r w:rsidDel="00000000" w:rsidR="00000000" w:rsidRPr="00000000">
        <w:rPr>
          <w:rtl w:val="0"/>
        </w:rPr>
        <w:t xml:space="preserve">: ??? Default ???</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b w:val="1"/>
          <w:bCs w:val="1"/>
        </w:rPr>
      </w:pPr>
      <w:r w:rsidDel="00000000" w:rsidR="00000000" w:rsidRPr="00000000">
        <w:rPr>
          <w:b w:val="1"/>
          <w:bCs w:val="1"/>
          <w:rtl w:val="0"/>
        </w:rPr>
        <w:t xml:space="preserve">Funktion</w:t>
      </w:r>
    </w:p>
    <w:p w:rsidR="00000000" w:rsidDel="00000000" w:rsidP="00000000" w:rsidRDefault="00000000" w:rsidRPr="00000000" w14:paraId="000000EF">
      <w:pPr>
        <w:rPr/>
      </w:pPr>
      <w:r w:rsidDel="00000000" w:rsidR="00000000" w:rsidRPr="00000000">
        <w:rPr>
          <w:rtl w:val="0"/>
        </w:rPr>
        <w:t xml:space="preserve">Schachtel/Toolbox wird eingeführt </w:t>
      </w:r>
    </w:p>
    <w:p w:rsidR="00000000" w:rsidDel="00000000" w:rsidP="00000000" w:rsidRDefault="00000000" w:rsidRPr="00000000" w14:paraId="000000F0">
      <w:pPr>
        <w:rPr/>
      </w:pPr>
      <w:r w:rsidDel="00000000" w:rsidR="00000000" w:rsidRPr="00000000">
        <w:rPr>
          <w:rtl w:val="0"/>
        </w:rPr>
        <w:t xml:space="preserve">Innerer sicherer Ort wird vorgestellt und interessant gemacht</w: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b w:val="1"/>
          <w:bCs w:val="1"/>
        </w:rPr>
      </w:pPr>
      <w:r w:rsidDel="00000000" w:rsidR="00000000" w:rsidRPr="00000000">
        <w:rPr>
          <w:b w:val="1"/>
          <w:bCs w:val="1"/>
          <w:rtl w:val="0"/>
        </w:rPr>
        <w:t xml:space="preserve">Inhalt &amp; Ablauf</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Toni</w:t>
      </w:r>
      <w:commentRangeStart w:id="16"/>
      <w:r w:rsidDel="00000000" w:rsidR="00000000" w:rsidRPr="00000000">
        <w:rPr>
          <w:rtl w:val="0"/>
        </w:rPr>
        <w:t xml:space="preserve"> fällt plötzlich</w:t>
      </w:r>
      <w:commentRangeEnd w:id="16"/>
      <w:r w:rsidDel="00000000" w:rsidR="00000000" w:rsidRPr="00000000">
        <w:commentReference w:id="16"/>
      </w:r>
      <w:r w:rsidDel="00000000" w:rsidR="00000000" w:rsidRPr="00000000">
        <w:rPr>
          <w:rtl w:val="0"/>
        </w:rPr>
        <w:t xml:space="preserve"> eine Schachtel auf den Kopf. Diese trägt die Gravur.: "N".</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Toni: "Aua! … Mmh … was ist das denn?"</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Toni öffnet die Schachtel. Da drin liegt ein Zettel mit der Darstellung einer I</w:t>
      </w:r>
      <w:r w:rsidDel="00000000" w:rsidR="00000000" w:rsidRPr="00000000">
        <w:rPr>
          <w:rtl w:val="0"/>
        </w:rPr>
        <w:t xml:space="preserve">nnerer sicherer Ort</w:t>
      </w:r>
      <w:r w:rsidDel="00000000" w:rsidR="00000000" w:rsidRPr="00000000">
        <w:rPr>
          <w:rtl w:val="0"/>
        </w:rPr>
        <w:t xml:space="preserve"> Skizze.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Toni erkennt das Bild. "Das Bild kommt mir bekannt vor."</w:t>
      </w:r>
    </w:p>
    <w:p w:rsidR="00000000" w:rsidDel="00000000" w:rsidP="00000000" w:rsidRDefault="00000000" w:rsidRPr="00000000" w14:paraId="000000FB">
      <w:pPr>
        <w:rPr/>
      </w:pPr>
      <w:r w:rsidDel="00000000" w:rsidR="00000000" w:rsidRPr="00000000">
        <w:rPr>
          <w:rtl w:val="0"/>
        </w:rPr>
        <w:t xml:space="preserve">"Das hat doch Noen gemalt."</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"Noen hatte mir mal ein </w:t>
      </w:r>
      <w:r w:rsidDel="00000000" w:rsidR="00000000" w:rsidRPr="00000000">
        <w:rPr>
          <w:b w:val="1"/>
          <w:bCs w:val="1"/>
          <w:rtl w:val="0"/>
        </w:rPr>
        <w:t xml:space="preserve">Notizbuch </w:t>
      </w:r>
      <w:r w:rsidDel="00000000" w:rsidR="00000000" w:rsidRPr="00000000">
        <w:rPr>
          <w:rtl w:val="0"/>
        </w:rPr>
        <w:t xml:space="preserve">geschenkt und da war dieses Bild auch drin."</w:t>
      </w:r>
    </w:p>
    <w:p w:rsidR="00000000" w:rsidDel="00000000" w:rsidP="00000000" w:rsidRDefault="00000000" w:rsidRPr="00000000" w14:paraId="000000FE">
      <w:pPr>
        <w:rPr/>
      </w:pPr>
      <w:r w:rsidDel="00000000" w:rsidR="00000000" w:rsidRPr="00000000">
        <w:rPr>
          <w:rtl w:val="0"/>
        </w:rPr>
        <w:t xml:space="preserve">"Es zeigt den Ort, wo Noen immer hingeht, wenn es Noen nict gut geht."</w:t>
      </w:r>
    </w:p>
    <w:p w:rsidR="00000000" w:rsidDel="00000000" w:rsidP="00000000" w:rsidRDefault="00000000" w:rsidRPr="00000000" w14:paraId="000000FF">
      <w:pPr>
        <w:rPr/>
      </w:pPr>
      <w:r w:rsidDel="00000000" w:rsidR="00000000" w:rsidRPr="00000000">
        <w:rPr>
          <w:rtl w:val="0"/>
        </w:rPr>
        <w:t xml:space="preserve">"Wenn alles zu viel wurde, dann konnte Noen dort wohl immer runterkommen."</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User: Antwortoptionen:</w:t>
      </w:r>
    </w:p>
    <w:p w:rsidR="00000000" w:rsidDel="00000000" w:rsidP="00000000" w:rsidRDefault="00000000" w:rsidRPr="00000000" w14:paraId="00000102">
      <w:pPr>
        <w:numPr>
          <w:ilvl w:val="0"/>
          <w:numId w:val="8"/>
        </w:numPr>
        <w:ind w:left="720" w:hanging="360"/>
        <w:rPr>
          <w:u w:val="none"/>
        </w:rPr>
      </w:pPr>
      <w:r w:rsidDel="00000000" w:rsidR="00000000" w:rsidRPr="00000000">
        <w:rPr>
          <w:rtl w:val="0"/>
        </w:rPr>
        <w:t xml:space="preserve">"Vielleicht ist Noen ja da!"</w:t>
      </w:r>
    </w:p>
    <w:p w:rsidR="00000000" w:rsidDel="00000000" w:rsidP="00000000" w:rsidRDefault="00000000" w:rsidRPr="00000000" w14:paraId="00000103">
      <w:pPr>
        <w:numPr>
          <w:ilvl w:val="0"/>
          <w:numId w:val="8"/>
        </w:numPr>
        <w:ind w:left="720" w:hanging="360"/>
        <w:rPr>
          <w:u w:val="none"/>
        </w:rPr>
      </w:pPr>
      <w:r w:rsidDel="00000000" w:rsidR="00000000" w:rsidRPr="00000000">
        <w:rPr>
          <w:rtl w:val="0"/>
        </w:rPr>
        <w:t xml:space="preserve">"Ich will diesen Ort auch kennenlernen!"</w:t>
      </w: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Toni: "Jaa, vielleicht finden wir Noen dort?!"</w:t>
      </w:r>
    </w:p>
    <w:p w:rsidR="00000000" w:rsidDel="00000000" w:rsidP="00000000" w:rsidRDefault="00000000" w:rsidRPr="00000000" w14:paraId="00000106">
      <w:pPr>
        <w:rPr/>
      </w:pPr>
      <w:r w:rsidDel="00000000" w:rsidR="00000000" w:rsidRPr="00000000">
        <w:rPr>
          <w:rtl w:val="0"/>
        </w:rPr>
        <w:t xml:space="preserve">"Wo habe ich bloß dieses Notizbuch </w:t>
      </w:r>
      <w:r w:rsidDel="00000000" w:rsidR="00000000" w:rsidRPr="00000000">
        <w:rPr>
          <w:rtl w:val="0"/>
        </w:rPr>
        <w:t xml:space="preserve">hingepackt?</w:t>
      </w:r>
      <w:r w:rsidDel="00000000" w:rsidR="00000000" w:rsidRPr="00000000">
        <w:rPr>
          <w:rtl w:val="0"/>
        </w:rPr>
        <w:t xml:space="preserve"> Siehst du es irgendwo?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Vielleicht ist das Buch irgendwo auf dem Hintergrund ‘versteckt’. Und User </w:t>
      </w:r>
      <w:r w:rsidDel="00000000" w:rsidR="00000000" w:rsidRPr="00000000">
        <w:rPr>
          <w:rtl w:val="0"/>
        </w:rPr>
        <w:t xml:space="preserve">muss</w:t>
      </w:r>
      <w:r w:rsidDel="00000000" w:rsidR="00000000" w:rsidRPr="00000000">
        <w:rPr>
          <w:rtl w:val="0"/>
        </w:rPr>
        <w:t xml:space="preserve"> das Buch finden und anklicken? (Kann ruhig easy sein) - Alternativ findet Toni das Buch halt einfach selbst auf einmal.</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Toni:</w:t>
      </w: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“Ah, da ist es. Lass uns mal zusammen reinschauen!”</w:t>
      </w:r>
    </w:p>
    <w:p w:rsidR="00000000" w:rsidDel="00000000" w:rsidP="00000000" w:rsidRDefault="00000000" w:rsidRPr="00000000" w14:paraId="0000010C">
      <w:pPr>
        <w:rPr/>
      </w:pPr>
      <w:r w:rsidDel="00000000" w:rsidR="00000000" w:rsidRPr="00000000">
        <w:rPr>
          <w:rtl w:val="0"/>
        </w:rPr>
        <w:t xml:space="preserve">“Klicke dafür auf das Notizbuch-Icon an der Seite.” (Notizbuch-Icon erscheint und bleibt ab jetzt immer da, blinkt jetzt, User*in muss drauf klicken, damit es weitergeht)</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Journal-Screen:</w:t>
      </w:r>
    </w:p>
    <w:p w:rsidR="00000000" w:rsidDel="00000000" w:rsidP="00000000" w:rsidRDefault="00000000" w:rsidRPr="00000000" w14:paraId="0000010F">
      <w:pPr>
        <w:rPr/>
      </w:pPr>
      <w:r w:rsidDel="00000000" w:rsidR="00000000" w:rsidRPr="00000000">
        <w:rPr>
          <w:rtl w:val="0"/>
        </w:rPr>
        <w:t xml:space="preserve">Toni:</w:t>
      </w:r>
    </w:p>
    <w:p w:rsidR="00000000" w:rsidDel="00000000" w:rsidP="00000000" w:rsidRDefault="00000000" w:rsidRPr="00000000" w14:paraId="00000110">
      <w:pPr>
        <w:rPr/>
      </w:pPr>
      <w:r w:rsidDel="00000000" w:rsidR="00000000" w:rsidRPr="00000000">
        <w:rPr>
          <w:rtl w:val="0"/>
        </w:rPr>
        <w:t xml:space="preserve">Hier ist der Abschnitt über den Ort, wo Noen hingeht, um runterzukommen."</w:t>
      </w:r>
    </w:p>
    <w:p w:rsidR="00000000" w:rsidDel="00000000" w:rsidP="00000000" w:rsidRDefault="00000000" w:rsidRPr="00000000" w14:paraId="00000111">
      <w:pPr>
        <w:rPr/>
      </w:pPr>
      <w:r w:rsidDel="00000000" w:rsidR="00000000" w:rsidRPr="00000000">
        <w:rPr>
          <w:rtl w:val="0"/>
        </w:rPr>
        <w:t xml:space="preserve">"Lass uns das mal durchlesen.”</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D</w:t>
      </w:r>
      <w:r w:rsidDel="00000000" w:rsidR="00000000" w:rsidRPr="00000000">
        <w:rPr>
          <w:rtl w:val="0"/>
        </w:rPr>
        <w:t xml:space="preserve">ort ist bereits nochmals das gleiche Bild / der gleiche Zettel</w:t>
      </w:r>
      <w:r w:rsidDel="00000000" w:rsidR="00000000" w:rsidRPr="00000000">
        <w:rPr>
          <w:rtl w:val="0"/>
        </w:rPr>
        <w:t xml:space="preserve">, sowie eine Beschreibung/Erzählung/Journal Eintrag von Noen zum Inneren sicheren Ort, der Absatzweise </w:t>
      </w:r>
      <w:r w:rsidDel="00000000" w:rsidR="00000000" w:rsidRPr="00000000">
        <w:rPr>
          <w:rtl w:val="0"/>
        </w:rPr>
        <w:t xml:space="preserve">erscheint</w:t>
      </w:r>
      <w:r w:rsidDel="00000000" w:rsidR="00000000" w:rsidRPr="00000000">
        <w:rPr>
          <w:rtl w:val="0"/>
        </w:rPr>
        <w:t xml:space="preserve">, wenn User*in auf den "Weiter"-Button klickt:</w:t>
      </w:r>
      <w:r w:rsidDel="00000000" w:rsidR="00000000" w:rsidRPr="00000000">
        <w:rPr>
          <w:rtl w:val="0"/>
        </w:rPr>
      </w:r>
    </w:p>
    <w:p w:rsidR="00000000" w:rsidDel="00000000" w:rsidP="00000000" w:rsidRDefault="00000000" w:rsidRPr="00000000" w14:paraId="00000114">
      <w:pPr>
        <w:ind w:left="720" w:firstLine="0"/>
        <w:rPr/>
      </w:pPr>
      <w:r w:rsidDel="00000000" w:rsidR="00000000" w:rsidRPr="00000000">
        <w:rPr>
          <w:rtl w:val="0"/>
        </w:rPr>
      </w:r>
    </w:p>
    <w:p w:rsidR="00000000" w:rsidDel="00000000" w:rsidP="00000000" w:rsidRDefault="00000000" w:rsidRPr="00000000" w14:paraId="00000115">
      <w:pPr>
        <w:ind w:left="720" w:firstLine="0"/>
        <w:rPr/>
      </w:pPr>
      <w:r w:rsidDel="00000000" w:rsidR="00000000" w:rsidRPr="00000000">
        <w:rPr>
          <w:rtl w:val="0"/>
        </w:rPr>
        <w:t xml:space="preserve">“Mein innerer sicherer Ort”</w:t>
      </w:r>
      <w:r w:rsidDel="00000000" w:rsidR="00000000" w:rsidRPr="00000000">
        <w:rPr>
          <w:rtl w:val="0"/>
        </w:rPr>
      </w:r>
    </w:p>
    <w:p w:rsidR="00000000" w:rsidDel="00000000" w:rsidP="00000000" w:rsidRDefault="00000000" w:rsidRPr="00000000" w14:paraId="00000116">
      <w:pPr>
        <w:ind w:left="720" w:firstLine="0"/>
        <w:rPr/>
      </w:pPr>
      <w:r w:rsidDel="00000000" w:rsidR="00000000" w:rsidRPr="00000000">
        <w:rPr>
          <w:rtl w:val="0"/>
        </w:rPr>
      </w:r>
    </w:p>
    <w:p w:rsidR="00000000" w:rsidDel="00000000" w:rsidP="00000000" w:rsidRDefault="00000000" w:rsidRPr="00000000" w14:paraId="00000117">
      <w:pPr>
        <w:ind w:left="720" w:firstLine="0"/>
        <w:rPr/>
      </w:pPr>
      <w:r w:rsidDel="00000000" w:rsidR="00000000" w:rsidRPr="00000000">
        <w:rPr>
          <w:rtl w:val="0"/>
        </w:rPr>
        <w:t xml:space="preserve">"Manchmal ist einfach alles zu viel. Ich fühl mich voll überfordert, mein Kopf ist Chaos und ich checke mich selbst kaum noch. Alles gleichzeitig: traurig, wütend, leer, gestresst. Richtig lost.</w:t>
      </w:r>
    </w:p>
    <w:p w:rsidR="00000000" w:rsidDel="00000000" w:rsidP="00000000" w:rsidRDefault="00000000" w:rsidRPr="00000000" w14:paraId="00000118">
      <w:pPr>
        <w:ind w:left="720" w:firstLine="0"/>
        <w:rPr/>
      </w:pPr>
      <w:r w:rsidDel="00000000" w:rsidR="00000000" w:rsidRPr="00000000">
        <w:rPr>
          <w:rtl w:val="0"/>
        </w:rPr>
      </w:r>
    </w:p>
    <w:p w:rsidR="00000000" w:rsidDel="00000000" w:rsidP="00000000" w:rsidRDefault="00000000" w:rsidRPr="00000000" w14:paraId="00000119">
      <w:pPr>
        <w:ind w:left="720" w:firstLine="0"/>
        <w:rPr/>
      </w:pPr>
      <w:r w:rsidDel="00000000" w:rsidR="00000000" w:rsidRPr="00000000">
        <w:rPr>
          <w:rtl w:val="0"/>
        </w:rPr>
        <w:t xml:space="preserve">Ich scroll durch Tiktok. Schöne Happy und Lustige Menschen überall. Die Jokes muntern mich auf. Aber wirklich besser fühle ich mich nicht. Wie können alle so glücklich sein und ich nicht?!</w:t>
      </w:r>
    </w:p>
    <w:p w:rsidR="00000000" w:rsidDel="00000000" w:rsidP="00000000" w:rsidRDefault="00000000" w:rsidRPr="00000000" w14:paraId="0000011A">
      <w:pPr>
        <w:ind w:left="720" w:firstLine="0"/>
        <w:rPr/>
      </w:pPr>
      <w:r w:rsidDel="00000000" w:rsidR="00000000" w:rsidRPr="00000000">
        <w:rPr>
          <w:rtl w:val="0"/>
        </w:rPr>
      </w:r>
    </w:p>
    <w:p w:rsidR="00000000" w:rsidDel="00000000" w:rsidP="00000000" w:rsidRDefault="00000000" w:rsidRPr="00000000" w14:paraId="0000011B">
      <w:pPr>
        <w:ind w:left="720" w:firstLine="0"/>
        <w:rPr/>
      </w:pPr>
      <w:r w:rsidDel="00000000" w:rsidR="00000000" w:rsidRPr="00000000">
        <w:rPr>
          <w:rtl w:val="0"/>
        </w:rPr>
        <w:t xml:space="preserve">Es ist immer noch alles zu viel. Alles zu laut. Zu viele Erwartungen. Zu viel Mist. Ich will einfach kurz weg sein.</w:t>
      </w:r>
    </w:p>
    <w:p w:rsidR="00000000" w:rsidDel="00000000" w:rsidP="00000000" w:rsidRDefault="00000000" w:rsidRPr="00000000" w14:paraId="0000011C">
      <w:pPr>
        <w:ind w:left="720" w:firstLine="0"/>
        <w:rPr/>
      </w:pPr>
      <w:r w:rsidDel="00000000" w:rsidR="00000000" w:rsidRPr="00000000">
        <w:rPr>
          <w:rtl w:val="0"/>
        </w:rPr>
      </w:r>
    </w:p>
    <w:p w:rsidR="00000000" w:rsidDel="00000000" w:rsidP="00000000" w:rsidRDefault="00000000" w:rsidRPr="00000000" w14:paraId="0000011D">
      <w:pPr>
        <w:ind w:left="720" w:firstLine="0"/>
        <w:rPr/>
      </w:pPr>
      <w:r w:rsidDel="00000000" w:rsidR="00000000" w:rsidRPr="00000000">
        <w:rPr>
          <w:rtl w:val="0"/>
        </w:rPr>
        <w:t xml:space="preserve">Ich hab mir dafür einen Ort gebaut. Nicht draußen, sondern in mir. Da gibt’s keinen Druck, kein "reiß dich zusammen", kein Müssen. Nur ich. Da darf ich einfach sein, auch erschöpft oder überfordert.</w:t>
      </w:r>
    </w:p>
    <w:p w:rsidR="00000000" w:rsidDel="00000000" w:rsidP="00000000" w:rsidRDefault="00000000" w:rsidRPr="00000000" w14:paraId="0000011E">
      <w:pPr>
        <w:ind w:left="720" w:firstLine="0"/>
        <w:rPr/>
      </w:pPr>
      <w:r w:rsidDel="00000000" w:rsidR="00000000" w:rsidRPr="00000000">
        <w:rPr>
          <w:rtl w:val="0"/>
        </w:rPr>
      </w:r>
    </w:p>
    <w:p w:rsidR="00000000" w:rsidDel="00000000" w:rsidP="00000000" w:rsidRDefault="00000000" w:rsidRPr="00000000" w14:paraId="0000011F">
      <w:pPr>
        <w:ind w:left="720" w:firstLine="0"/>
        <w:rPr/>
      </w:pPr>
      <w:r w:rsidDel="00000000" w:rsidR="00000000" w:rsidRPr="00000000">
        <w:rPr>
          <w:rtl w:val="0"/>
        </w:rPr>
        <w:t xml:space="preserve">Wenn ich da bin, wird mein Kopf ruhiger, mein Körper fährt runter und ich fühl mich wieder ein Stück klarer. Der Ort macht nicht alles weg, aber er gibt mir Pause. Manchmal reicht das schon, um wieder zu checken: Ja, ich kann das. Ich schaff das.</w:t>
      </w:r>
    </w:p>
    <w:p w:rsidR="00000000" w:rsidDel="00000000" w:rsidP="00000000" w:rsidRDefault="00000000" w:rsidRPr="00000000" w14:paraId="00000120">
      <w:pPr>
        <w:ind w:left="720" w:firstLine="0"/>
        <w:rPr/>
      </w:pPr>
      <w:r w:rsidDel="00000000" w:rsidR="00000000" w:rsidRPr="00000000">
        <w:rPr>
          <w:rtl w:val="0"/>
        </w:rPr>
      </w:r>
    </w:p>
    <w:p w:rsidR="00000000" w:rsidDel="00000000" w:rsidP="00000000" w:rsidRDefault="00000000" w:rsidRPr="00000000" w14:paraId="00000121">
      <w:pPr>
        <w:ind w:left="720" w:firstLine="0"/>
        <w:rPr/>
      </w:pPr>
      <w:r w:rsidDel="00000000" w:rsidR="00000000" w:rsidRPr="00000000">
        <w:rPr>
          <w:rtl w:val="0"/>
        </w:rPr>
        <w:t xml:space="preserve">Jedes Mal, wenn ich dorthin gehe, fühle ich mich danach ein bisschen stabiler."</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Neben dem Text klebt ein Sticker, der leicht glitzert und/oder wackelt. Noen hat dazu geschrieben: "Wenn du willst, kannst du den Ort auch mal </w:t>
      </w:r>
      <w:r w:rsidDel="00000000" w:rsidR="00000000" w:rsidRPr="00000000">
        <w:rPr>
          <w:rtl w:val="0"/>
        </w:rPr>
        <w:t xml:space="preserve">ausprobieren. Vielleicht</w:t>
      </w:r>
      <w:r w:rsidDel="00000000" w:rsidR="00000000" w:rsidRPr="00000000">
        <w:rPr>
          <w:rtl w:val="0"/>
        </w:rPr>
        <w:t xml:space="preserve"> hilft er dir genauso wie mir."</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Ich habe im Dummy noch die Möglichkeit angelegt</w:t>
      </w:r>
      <w:r w:rsidDel="00000000" w:rsidR="00000000" w:rsidRPr="00000000">
        <w:rPr>
          <w:rtl w:val="0"/>
        </w:rPr>
        <w:t xml:space="preserve">, dass User*in auch auf Toni klicken kann, falls sie nicht weiter wissen. Toni würde in dieser Situation sagen:</w:t>
      </w:r>
    </w:p>
    <w:p w:rsidR="00000000" w:rsidDel="00000000" w:rsidP="00000000" w:rsidRDefault="00000000" w:rsidRPr="00000000" w14:paraId="00000126">
      <w:pPr>
        <w:rPr/>
      </w:pPr>
      <w:r w:rsidDel="00000000" w:rsidR="00000000" w:rsidRPr="00000000">
        <w:rPr>
          <w:rtl w:val="0"/>
        </w:rPr>
        <w:t xml:space="preserve">"Den Sticker kannst du anklicken, um den Ort auch auszuprobieren.”</w:t>
      </w:r>
    </w:p>
    <w:p w:rsidR="00000000" w:rsidDel="00000000" w:rsidP="00000000" w:rsidRDefault="00000000" w:rsidRPr="00000000" w14:paraId="00000127">
      <w:pPr>
        <w:rPr/>
      </w:pPr>
      <w:r w:rsidDel="00000000" w:rsidR="00000000" w:rsidRPr="00000000">
        <w:rPr>
          <w:rtl w:val="0"/>
        </w:rPr>
        <w:t xml:space="preserve">Das müsste man ggf. noch etablieren, dass verständlich ist, dass man im Journal-Screen  immer auch auf Toni klicken kann, um Hilfestellung dazu zu bekommen, was man jetzt machen kann.</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User klickt auf den Sticker → neues Interface öffnet sich: "</w:t>
      </w:r>
      <w:r w:rsidDel="00000000" w:rsidR="00000000" w:rsidRPr="00000000">
        <w:rPr>
          <w:rtl w:val="0"/>
        </w:rPr>
        <w:t xml:space="preserve">Innerer sicherer Ort</w:t>
      </w:r>
      <w:r w:rsidDel="00000000" w:rsidR="00000000" w:rsidRPr="00000000">
        <w:rPr>
          <w:rtl w:val="0"/>
        </w:rPr>
        <w:t xml:space="preserv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1"/>
        <w:rPr/>
      </w:pPr>
      <w:bookmarkStart w:colFirst="0" w:colLast="0" w:name="_kv71pjxy4svw" w:id="10"/>
      <w:bookmarkEnd w:id="10"/>
      <w:r w:rsidDel="00000000" w:rsidR="00000000" w:rsidRPr="00000000">
        <w:rPr>
          <w:rtl w:val="0"/>
        </w:rPr>
        <w:t xml:space="preserve">Übung </w:t>
      </w:r>
      <w:r w:rsidDel="00000000" w:rsidR="00000000" w:rsidRPr="00000000">
        <w:rPr>
          <w:u w:val="single"/>
          <w:rtl w:val="0"/>
        </w:rPr>
        <w:t xml:space="preserve">innerer sicherer Ort</w:t>
      </w:r>
      <w:r w:rsidDel="00000000" w:rsidR="00000000" w:rsidRPr="00000000">
        <w:rPr>
          <w:rtl w:val="0"/>
        </w:rPr>
        <w:t xml:space="preserve"> wird gemacht (In Game)</w:t>
      </w:r>
      <w:r w:rsidDel="00000000" w:rsidR="00000000" w:rsidRPr="00000000">
        <w:rPr>
          <w:rtl w:val="0"/>
        </w:rPr>
      </w:r>
    </w:p>
    <w:p w:rsidR="00000000" w:rsidDel="00000000" w:rsidP="00000000" w:rsidRDefault="00000000" w:rsidRPr="00000000" w14:paraId="0000012C">
      <w:pPr>
        <w:rPr/>
      </w:pPr>
      <w:r w:rsidDel="00000000" w:rsidR="00000000" w:rsidRPr="00000000">
        <w:rPr>
          <w:b w:val="1"/>
          <w:bCs w:val="1"/>
          <w:rtl w:val="0"/>
        </w:rPr>
        <w:t xml:space="preserve">Interface</w:t>
      </w:r>
      <w:r w:rsidDel="00000000" w:rsidR="00000000" w:rsidRPr="00000000">
        <w:rPr>
          <w:rtl w:val="0"/>
        </w:rPr>
        <w:t xml:space="preserve">: Innerer sicherer Ort / leerer, neutraler Raum als Startpunkt, Hintergrund zunächst dunkel oder neutral.</w:t>
      </w:r>
    </w:p>
    <w:p w:rsidR="00000000" w:rsidDel="00000000" w:rsidP="00000000" w:rsidRDefault="00000000" w:rsidRPr="00000000" w14:paraId="0000012D">
      <w:pPr>
        <w:rPr/>
      </w:pPr>
      <w:r w:rsidDel="00000000" w:rsidR="00000000" w:rsidRPr="00000000">
        <w:rPr>
          <w:b w:val="1"/>
          <w:bCs w:val="1"/>
          <w:rtl w:val="0"/>
        </w:rPr>
        <w:t xml:space="preserve">Charaktere</w:t>
      </w:r>
      <w:r w:rsidDel="00000000" w:rsidR="00000000" w:rsidRPr="00000000">
        <w:rPr>
          <w:rtl w:val="0"/>
        </w:rPr>
        <w:t xml:space="preserve">: Toni ist weiterhin sichtbar, gibt Impulse und begleitet, bzw. hält Notizbuch in der Hand und liest daraus vor (damit Toni nicht komplett zur anleitenden Person wird) -&gt; Guided discovery zusammen mit Toni, unterstützt durch Noen(s Notizbuch)</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b w:val="1"/>
          <w:bCs w:val="1"/>
          <w:rtl w:val="0"/>
        </w:rPr>
        <w:t xml:space="preserve">Funktion</w:t>
      </w:r>
      <w:r w:rsidDel="00000000" w:rsidR="00000000" w:rsidRPr="00000000">
        <w:rPr>
          <w:rtl w:val="0"/>
        </w:rPr>
        <w:t xml:space="preserve">: User kann beginnen, seinen inneren Ort im Kurs/Game zu gestalten.</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b w:val="1"/>
          <w:bCs w:val="1"/>
        </w:rPr>
      </w:pPr>
      <w:r w:rsidDel="00000000" w:rsidR="00000000" w:rsidRPr="00000000">
        <w:rPr>
          <w:b w:val="1"/>
          <w:bCs w:val="1"/>
          <w:rtl w:val="0"/>
        </w:rPr>
        <w:t xml:space="preserve">Inhalt &amp; Ablauf</w:t>
      </w:r>
    </w:p>
    <w:p w:rsidR="00000000" w:rsidDel="00000000" w:rsidP="00000000" w:rsidRDefault="00000000" w:rsidRPr="00000000" w14:paraId="00000133">
      <w:pPr>
        <w:rPr>
          <w:b w:val="1"/>
          <w:bCs w:val="1"/>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Toni: "Whoa… irgendwie fühlt sich das hier anders an…"</w:t>
      </w:r>
    </w:p>
    <w:p w:rsidR="00000000" w:rsidDel="00000000" w:rsidP="00000000" w:rsidRDefault="00000000" w:rsidRPr="00000000" w14:paraId="00000135">
      <w:pPr>
        <w:rPr/>
      </w:pPr>
      <w:r w:rsidDel="00000000" w:rsidR="00000000" w:rsidRPr="00000000">
        <w:rPr>
          <w:rtl w:val="0"/>
        </w:rPr>
        <w:t xml:space="preserve">"Ist das… dieser Ort?"</w:t>
      </w:r>
    </w:p>
    <w:p w:rsidR="00000000" w:rsidDel="00000000" w:rsidP="00000000" w:rsidRDefault="00000000" w:rsidRPr="00000000" w14:paraId="00000136">
      <w:pPr>
        <w:rPr/>
      </w:pPr>
      <w:r w:rsidDel="00000000" w:rsidR="00000000" w:rsidRPr="00000000">
        <w:rPr>
          <w:rtl w:val="0"/>
        </w:rPr>
        <w:t xml:space="preserve">"Im Buch steht, man kann das hier alles selbst gestalten."</w:t>
      </w:r>
    </w:p>
    <w:p w:rsidR="00000000" w:rsidDel="00000000" w:rsidP="00000000" w:rsidRDefault="00000000" w:rsidRPr="00000000" w14:paraId="00000137">
      <w:pPr>
        <w:rPr/>
      </w:pPr>
      <w:r w:rsidDel="00000000" w:rsidR="00000000" w:rsidRPr="00000000">
        <w:rPr>
          <w:rtl w:val="0"/>
        </w:rPr>
        <w:t xml:space="preserve">"Also… ich hab keine Ahnung, wie sowas geht…"</w:t>
      </w:r>
    </w:p>
    <w:p w:rsidR="00000000" w:rsidDel="00000000" w:rsidP="00000000" w:rsidRDefault="00000000" w:rsidRPr="00000000" w14:paraId="00000138">
      <w:pPr>
        <w:rPr/>
      </w:pPr>
      <w:r w:rsidDel="00000000" w:rsidR="00000000" w:rsidRPr="00000000">
        <w:rPr>
          <w:rtl w:val="0"/>
        </w:rPr>
        <w:t xml:space="preserve">"Probieren wir einfach?"</w:t>
      </w:r>
    </w:p>
    <w:p w:rsidR="00000000" w:rsidDel="00000000" w:rsidP="00000000" w:rsidRDefault="00000000" w:rsidRPr="00000000" w14:paraId="00000139">
      <w:pPr>
        <w:rPr/>
      </w:pPr>
      <w:r w:rsidDel="00000000" w:rsidR="00000000" w:rsidRPr="00000000">
        <w:rPr>
          <w:rtl w:val="0"/>
        </w:rPr>
        <w:br w:type="textWrapping"/>
        <w:t xml:space="preserve">User: "Ja auf geht's!"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"Okay… also hier ist gerade noch ziemlich leer."</w:t>
      </w:r>
    </w:p>
    <w:p w:rsidR="00000000" w:rsidDel="00000000" w:rsidP="00000000" w:rsidRDefault="00000000" w:rsidRPr="00000000" w14:paraId="0000013C">
      <w:pPr>
        <w:rPr/>
      </w:pPr>
      <w:r w:rsidDel="00000000" w:rsidR="00000000" w:rsidRPr="00000000">
        <w:rPr>
          <w:rtl w:val="0"/>
        </w:rPr>
        <w:t xml:space="preserve">"Wenn das ein Ort sein soll, an dem man runterkommt…"</w:t>
      </w:r>
    </w:p>
    <w:p w:rsidR="00000000" w:rsidDel="00000000" w:rsidP="00000000" w:rsidRDefault="00000000" w:rsidRPr="00000000" w14:paraId="0000013D">
      <w:pPr>
        <w:rPr/>
      </w:pPr>
      <w:r w:rsidDel="00000000" w:rsidR="00000000" w:rsidRPr="00000000">
        <w:rPr>
          <w:rtl w:val="0"/>
        </w:rPr>
        <w:t xml:space="preserve">"Was würde dir hier helfen, dich ein bisschen wohler zu fühlen?"</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Erste Sticker erscheinen</w:t>
      </w: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Grit</w:t>
      </w:r>
      <w:r w:rsidDel="00000000" w:rsidR="00000000" w:rsidRPr="00000000">
        <w:rPr>
          <w:rtl w:val="0"/>
        </w:rPr>
        <w:t xml:space="preserve">: 3 Tabs erscheinen:</w:t>
      </w:r>
    </w:p>
    <w:p w:rsidR="00000000" w:rsidDel="00000000" w:rsidP="00000000" w:rsidRDefault="00000000" w:rsidRPr="00000000" w14:paraId="00000141">
      <w:pPr>
        <w:numPr>
          <w:ilvl w:val="0"/>
          <w:numId w:val="4"/>
        </w:numPr>
        <w:ind w:left="720" w:hanging="360"/>
        <w:rPr>
          <w:u w:val="none"/>
        </w:rPr>
      </w:pPr>
      <w:r w:rsidDel="00000000" w:rsidR="00000000" w:rsidRPr="00000000">
        <w:rPr>
          <w:rtl w:val="0"/>
        </w:rPr>
        <w:t xml:space="preserve">Hintergründe = Szenerie, wo</w:t>
      </w:r>
    </w:p>
    <w:p w:rsidR="00000000" w:rsidDel="00000000" w:rsidP="00000000" w:rsidRDefault="00000000" w:rsidRPr="00000000" w14:paraId="00000142">
      <w:pPr>
        <w:numPr>
          <w:ilvl w:val="0"/>
          <w:numId w:val="4"/>
        </w:numPr>
        <w:ind w:left="720" w:hanging="360"/>
        <w:rPr>
          <w:u w:val="none"/>
        </w:rPr>
      </w:pPr>
      <w:r w:rsidDel="00000000" w:rsidR="00000000" w:rsidRPr="00000000">
        <w:rPr>
          <w:rtl w:val="0"/>
        </w:rPr>
        <w:t xml:space="preserve">Elemente = Sticker, um die Szenerie Collagenartig zu befüllen</w:t>
      </w:r>
    </w:p>
    <w:p w:rsidR="00000000" w:rsidDel="00000000" w:rsidP="00000000" w:rsidRDefault="00000000" w:rsidRPr="00000000" w14:paraId="00000143">
      <w:pPr>
        <w:numPr>
          <w:ilvl w:val="0"/>
          <w:numId w:val="4"/>
        </w:numPr>
        <w:ind w:left="720" w:hanging="360"/>
        <w:rPr>
          <w:u w:val="none"/>
        </w:rPr>
      </w:pPr>
      <w:r w:rsidDel="00000000" w:rsidR="00000000" w:rsidRPr="00000000">
        <w:rPr>
          <w:rtl w:val="0"/>
        </w:rPr>
        <w:t xml:space="preserve">Athmo = Sound abwählen, bzw. Stille</w:t>
      </w:r>
    </w:p>
    <w:p w:rsidR="00000000" w:rsidDel="00000000" w:rsidP="00000000" w:rsidRDefault="00000000" w:rsidRPr="00000000" w14:paraId="00000144">
      <w:pPr>
        <w:ind w:left="0" w:firstLine="0"/>
        <w:rPr/>
      </w:pPr>
      <w:r w:rsidDel="00000000" w:rsidR="00000000" w:rsidRPr="00000000">
        <w:rPr>
          <w:rtl w:val="0"/>
        </w:rPr>
        <w:t xml:space="preserve">→ User*in kann zunächst nur auf “Hintergründe” klicken (blinkt auf / rutscht hoch / wackelt)</w:t>
      </w:r>
    </w:p>
    <w:p w:rsidR="00000000" w:rsidDel="00000000" w:rsidP="00000000" w:rsidRDefault="00000000" w:rsidRPr="00000000" w14:paraId="00000145">
      <w:pPr>
        <w:ind w:left="0" w:firstLine="0"/>
        <w:rPr/>
      </w:pPr>
      <w:r w:rsidDel="00000000" w:rsidR="00000000" w:rsidRPr="00000000">
        <w:rPr>
          <w:rtl w:val="0"/>
        </w:rPr>
        <w:t xml:space="preserve">→ Auswahl-Overlay erscheint, damit User*in eine Szene </w:t>
      </w:r>
      <w:r w:rsidDel="00000000" w:rsidR="00000000" w:rsidRPr="00000000">
        <w:rPr>
          <w:rtl w:val="0"/>
        </w:rPr>
        <w:t xml:space="preserve">wählen kann</w:t>
      </w:r>
      <w:r w:rsidDel="00000000" w:rsidR="00000000" w:rsidRPr="00000000">
        <w:rPr>
          <w:rtl w:val="0"/>
        </w:rPr>
      </w:r>
    </w:p>
    <w:p w:rsidR="00000000" w:rsidDel="00000000" w:rsidP="00000000" w:rsidRDefault="00000000" w:rsidRPr="00000000" w14:paraId="00000146">
      <w:pPr>
        <w:ind w:left="0" w:firstLine="0"/>
        <w:rPr/>
      </w:pPr>
      <w:r w:rsidDel="00000000" w:rsidR="00000000" w:rsidRPr="00000000">
        <w:rPr>
          <w:rtl w:val="0"/>
        </w:rPr>
        <w:t xml:space="preserve">→ Toni befindet sich nun in der ausgewählten </w:t>
      </w:r>
      <w:commentRangeStart w:id="17"/>
      <w:r w:rsidDel="00000000" w:rsidR="00000000" w:rsidRPr="00000000">
        <w:rPr>
          <w:rtl w:val="0"/>
        </w:rPr>
        <w:t xml:space="preserve">Szene</w:t>
      </w:r>
      <w:commentRangeEnd w:id="17"/>
      <w:r w:rsidDel="00000000" w:rsidR="00000000" w:rsidRPr="00000000">
        <w:commentReference w:id="17"/>
      </w:r>
      <w:r w:rsidDel="00000000" w:rsidR="00000000" w:rsidRPr="00000000">
        <w:rPr>
          <w:rtl w:val="0"/>
        </w:rPr>
        <w:t xml:space="preserve">:</w:t>
      </w:r>
    </w:p>
    <w:p w:rsidR="00000000" w:rsidDel="00000000" w:rsidP="00000000" w:rsidRDefault="00000000" w:rsidRPr="00000000" w14:paraId="00000147">
      <w:pPr>
        <w:ind w:left="0" w:firstLine="0"/>
        <w:rPr/>
      </w:pPr>
      <w:r w:rsidDel="00000000" w:rsidR="00000000" w:rsidRPr="00000000">
        <w:rPr>
          <w:rtl w:val="0"/>
        </w:rPr>
        <w:t xml:space="preserve">“Du kannst noch Elemente auswählen. Wenn du zufrieden bist, klicke auf mich, um weiterzumachen.”</w:t>
      </w:r>
    </w:p>
    <w:p w:rsidR="00000000" w:rsidDel="00000000" w:rsidP="00000000" w:rsidRDefault="00000000" w:rsidRPr="00000000" w14:paraId="00000148">
      <w:pPr>
        <w:ind w:left="0" w:firstLine="0"/>
        <w:rPr/>
      </w:pPr>
      <w:r w:rsidDel="00000000" w:rsidR="00000000" w:rsidRPr="00000000">
        <w:rPr>
          <w:rtl w:val="0"/>
        </w:rPr>
        <w:t xml:space="preserve">→ Elemente-Tab wird hervorgehoben, User*in muss nun darauf klicken, damit sich das jeweilige Auswahl-Overlay öffnet.</w:t>
      </w:r>
    </w:p>
    <w:p w:rsidR="00000000" w:rsidDel="00000000" w:rsidP="00000000" w:rsidRDefault="00000000" w:rsidRPr="00000000" w14:paraId="00000149">
      <w:pPr>
        <w:ind w:left="0" w:firstLine="0"/>
        <w:rPr/>
      </w:pPr>
      <w:r w:rsidDel="00000000" w:rsidR="00000000" w:rsidRPr="00000000">
        <w:rPr>
          <w:rtl w:val="0"/>
        </w:rPr>
        <w:t xml:space="preserve">→ Nachdem User*in ein Element platziert hat, können noch beliebig weitere Elemente hinzugefügt, platziert, wieder gelöscht werden, Hintergrun gewechselt werden, Sound ausgesucht werden.</w:t>
      </w:r>
    </w:p>
    <w:p w:rsidR="00000000" w:rsidDel="00000000" w:rsidP="00000000" w:rsidRDefault="00000000" w:rsidRPr="00000000" w14:paraId="0000014A">
      <w:pPr>
        <w:rPr>
          <w:b w:val="1"/>
          <w:bCs w:val="1"/>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Gestaltung des Ortes / Sticker-Mechanik:</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commentRangeStart w:id="18"/>
      <w:commentRangeStart w:id="19"/>
      <w:commentRangeStart w:id="20"/>
      <w:r w:rsidDel="00000000" w:rsidR="00000000" w:rsidRPr="00000000">
        <w:rPr>
          <w:rtl w:val="0"/>
        </w:rPr>
        <w:t xml:space="preserve">User kann Sticker platzieren: kleine Symbole, Objekte, Lebewesen, Landschaften, Kleidung für Toni (eigene Elemente sind ausgegraut und werden erst später freigeschaltet)</w:t>
      </w:r>
    </w:p>
    <w:p w:rsidR="00000000" w:rsidDel="00000000" w:rsidP="00000000" w:rsidRDefault="00000000" w:rsidRPr="00000000" w14:paraId="0000014E">
      <w:pPr>
        <w:rPr/>
      </w:pPr>
      <w:r w:rsidDel="00000000" w:rsidR="00000000" w:rsidRPr="00000000">
        <w:rPr>
          <w:rtl w:val="0"/>
        </w:rPr>
        <w:t xml:space="preserve">Option, eigene Bilder hochzuladen, z.B. Fotos von Lieblingsorten oder -Dingen.</w:t>
      </w:r>
      <w:commentRangeEnd w:id="18"/>
      <w:r w:rsidDel="00000000" w:rsidR="00000000" w:rsidRPr="00000000">
        <w:commentReference w:id="18"/>
      </w:r>
      <w:commentRangeEnd w:id="19"/>
      <w:r w:rsidDel="00000000" w:rsidR="00000000" w:rsidRPr="00000000">
        <w:commentReference w:id="19"/>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commentRangeStart w:id="21"/>
      <w:r w:rsidDel="00000000" w:rsidR="00000000" w:rsidRPr="00000000">
        <w:rPr>
          <w:rtl w:val="0"/>
        </w:rPr>
        <w:t xml:space="preserve">Nachdem 2-3 Sticker platziert wurden</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151">
      <w:pPr>
        <w:rPr/>
      </w:pPr>
      <w:commentRangeStart w:id="22"/>
      <w:commentRangeStart w:id="23"/>
      <w:r w:rsidDel="00000000" w:rsidR="00000000" w:rsidRPr="00000000">
        <w:rPr>
          <w:rtl w:val="0"/>
        </w:rPr>
        <w:t xml:space="preserve">Toni: "Wenn du fürs erste Zufrieden bist mit dem, was du hier gestaltet hast, dann klicke einfach auf mich, um weiterzumachen."</w:t>
      </w:r>
      <w:commentRangeEnd w:id="22"/>
      <w:r w:rsidDel="00000000" w:rsidR="00000000" w:rsidRPr="00000000">
        <w:commentReference w:id="22"/>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Überleitung zur Achtsamkeitsübung, sobald User auf Toni klickt.</w:t>
      </w:r>
    </w:p>
    <w:p w:rsidR="00000000" w:rsidDel="00000000" w:rsidP="00000000" w:rsidRDefault="00000000" w:rsidRPr="00000000" w14:paraId="00000155">
      <w:pPr>
        <w:rPr/>
      </w:pPr>
      <w:r w:rsidDel="00000000" w:rsidR="00000000" w:rsidRPr="00000000">
        <w:rPr>
          <w:rtl w:val="0"/>
        </w:rPr>
        <w:t xml:space="preserve">"Hier konnten wir jetzt schon einiges super frei gestalten."</w:t>
      </w:r>
    </w:p>
    <w:p w:rsidR="00000000" w:rsidDel="00000000" w:rsidP="00000000" w:rsidRDefault="00000000" w:rsidRPr="00000000" w14:paraId="00000156">
      <w:pPr>
        <w:rPr/>
      </w:pPr>
      <w:r w:rsidDel="00000000" w:rsidR="00000000" w:rsidRPr="00000000">
        <w:rPr>
          <w:rtl w:val="0"/>
        </w:rPr>
        <w:t xml:space="preserve">"Noch krassere Freiheit hast du natürlich, wenn du dir den Ort in deiner Phantasie vorstellst." </w:t>
      </w:r>
    </w:p>
    <w:p w:rsidR="00000000" w:rsidDel="00000000" w:rsidP="00000000" w:rsidRDefault="00000000" w:rsidRPr="00000000" w14:paraId="00000157">
      <w:pPr>
        <w:rPr/>
      </w:pPr>
      <w:r w:rsidDel="00000000" w:rsidR="00000000" w:rsidRPr="00000000">
        <w:rPr>
          <w:rtl w:val="0"/>
        </w:rPr>
        <w:t xml:space="preserve">"Wenn du dir diesen Ort nämlich in deinem Kopf installierst, kannst du da jederzeit hingehen, um runterzukommen, ohne, dass du auf dein Handy schauen musst."</w:t>
      </w: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"Wollen wir einmal zusammen eine Achtsamkeitsübung machen, um uns diesen Ort im Kopf zu installieren?"</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User: "Ja gerne."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Toni: "Ich glaube es wäre gut, dabei an einem ruhigen Ort zu sein."</w:t>
      </w:r>
    </w:p>
    <w:p w:rsidR="00000000" w:rsidDel="00000000" w:rsidP="00000000" w:rsidRDefault="00000000" w:rsidRPr="00000000" w14:paraId="0000015D">
      <w:pPr>
        <w:rPr/>
      </w:pPr>
      <w:r w:rsidDel="00000000" w:rsidR="00000000" w:rsidRPr="00000000">
        <w:rPr>
          <w:rtl w:val="0"/>
        </w:rPr>
        <w:t xml:space="preserve">"Bist du gerade an einem Ort, an dem du für 10 Minuten die Augen zu machen kannst, um die Übung zu machen?"</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User: Antwortoptionen</w:t>
      </w:r>
    </w:p>
    <w:p w:rsidR="00000000" w:rsidDel="00000000" w:rsidP="00000000" w:rsidRDefault="00000000" w:rsidRPr="00000000" w14:paraId="00000160">
      <w:pPr>
        <w:numPr>
          <w:ilvl w:val="0"/>
          <w:numId w:val="5"/>
        </w:numPr>
        <w:ind w:left="720" w:hanging="360"/>
        <w:rPr>
          <w:u w:val="none"/>
        </w:rPr>
      </w:pPr>
      <w:r w:rsidDel="00000000" w:rsidR="00000000" w:rsidRPr="00000000">
        <w:rPr>
          <w:rtl w:val="0"/>
        </w:rPr>
        <w:t xml:space="preserve">"Ja, lass uns loslegen." -&gt; </w:t>
      </w:r>
      <w:r w:rsidDel="00000000" w:rsidR="00000000" w:rsidRPr="00000000">
        <w:rPr>
          <w:rtl w:val="0"/>
        </w:rPr>
        <w:t xml:space="preserve">Icon im Overlay / Interface wackelt/glänzt/erscheint etc. -&gt; Wenn User auf das wackelnde Icon klickt, geht es weiter …</w:t>
      </w:r>
    </w:p>
    <w:p w:rsidR="00000000" w:rsidDel="00000000" w:rsidP="00000000" w:rsidRDefault="00000000" w:rsidRPr="00000000" w14:paraId="00000161">
      <w:pPr>
        <w:numPr>
          <w:ilvl w:val="0"/>
          <w:numId w:val="5"/>
        </w:numPr>
        <w:ind w:left="720" w:hanging="360"/>
        <w:rPr>
          <w:u w:val="none"/>
        </w:rPr>
      </w:pPr>
      <w:r w:rsidDel="00000000" w:rsidR="00000000" w:rsidRPr="00000000">
        <w:rPr>
          <w:rtl w:val="0"/>
        </w:rPr>
        <w:t xml:space="preserve">"Nein, leider nicht." -&gt; "Schade, aber dann mache die Übung am besten zu einem späteren </w:t>
      </w:r>
      <w:r w:rsidDel="00000000" w:rsidR="00000000" w:rsidRPr="00000000">
        <w:rPr>
          <w:rtl w:val="0"/>
        </w:rPr>
        <w:t xml:space="preserve">Zeitpunkt. Du findest</w:t>
      </w:r>
      <w:r w:rsidDel="00000000" w:rsidR="00000000" w:rsidRPr="00000000">
        <w:rPr>
          <w:rtl w:val="0"/>
        </w:rPr>
        <w:t xml:space="preserve"> sie immer hier über den Play-Button." -&gt; Icon im Overlay / Interface wackelt/glänzt/erscheint</w:t>
      </w:r>
    </w:p>
    <w:p w:rsidR="00000000" w:rsidDel="00000000" w:rsidP="00000000" w:rsidRDefault="00000000" w:rsidRPr="00000000" w14:paraId="00000162">
      <w:pPr>
        <w:numPr>
          <w:ilvl w:val="1"/>
          <w:numId w:val="5"/>
        </w:numPr>
        <w:ind w:left="1440" w:hanging="360"/>
        <w:rPr>
          <w:u w:val="none"/>
        </w:rPr>
      </w:pPr>
      <w:r w:rsidDel="00000000" w:rsidR="00000000" w:rsidRPr="00000000">
        <w:rPr>
          <w:rtl w:val="0"/>
        </w:rPr>
        <w:t xml:space="preserve">Dann Skip der nächsten Übung und so gehts weiter:</w:t>
      </w:r>
    </w:p>
    <w:p w:rsidR="00000000" w:rsidDel="00000000" w:rsidP="00000000" w:rsidRDefault="00000000" w:rsidRPr="00000000" w14:paraId="00000163">
      <w:pPr>
        <w:numPr>
          <w:ilvl w:val="1"/>
          <w:numId w:val="5"/>
        </w:numPr>
        <w:ind w:left="1440" w:hanging="360"/>
      </w:pPr>
      <w:r w:rsidDel="00000000" w:rsidR="00000000" w:rsidRPr="00000000">
        <w:rPr>
          <w:rtl w:val="0"/>
        </w:rPr>
        <w:t xml:space="preserve">Toni: "Na gut….</w:t>
      </w:r>
    </w:p>
    <w:p w:rsidR="00000000" w:rsidDel="00000000" w:rsidP="00000000" w:rsidRDefault="00000000" w:rsidRPr="00000000" w14:paraId="00000164">
      <w:pPr>
        <w:numPr>
          <w:ilvl w:val="1"/>
          <w:numId w:val="5"/>
        </w:numPr>
        <w:ind w:left="1440" w:hanging="360"/>
      </w:pPr>
      <w:r w:rsidDel="00000000" w:rsidR="00000000" w:rsidRPr="00000000">
        <w:rPr>
          <w:rtl w:val="0"/>
        </w:rPr>
        <w:t xml:space="preserve">siehe übernächsten Abschnitt weiter unten</w:t>
      </w:r>
    </w:p>
    <w:p w:rsidR="00000000" w:rsidDel="00000000" w:rsidP="00000000" w:rsidRDefault="00000000" w:rsidRPr="00000000" w14:paraId="00000165">
      <w:pPr>
        <w:pStyle w:val="Heading1"/>
        <w:rPr/>
      </w:pPr>
      <w:bookmarkStart w:colFirst="0" w:colLast="0" w:name="_mzzap4onghwp" w:id="11"/>
      <w:bookmarkEnd w:id="11"/>
      <w:r w:rsidDel="00000000" w:rsidR="00000000" w:rsidRPr="00000000">
        <w:rPr>
          <w:rtl w:val="0"/>
        </w:rPr>
        <w:t xml:space="preserve">Übung innerer sicherer Ort wird gemacht (in der Vorstellung / Phantasie)</w:t>
      </w:r>
      <w:r w:rsidDel="00000000" w:rsidR="00000000" w:rsidRPr="00000000">
        <w:rPr>
          <w:rtl w:val="0"/>
        </w:rPr>
      </w:r>
    </w:p>
    <w:p w:rsidR="00000000" w:rsidDel="00000000" w:rsidP="00000000" w:rsidRDefault="00000000" w:rsidRPr="00000000" w14:paraId="00000166">
      <w:pPr>
        <w:rPr/>
      </w:pPr>
      <w:r w:rsidDel="00000000" w:rsidR="00000000" w:rsidRPr="00000000">
        <w:rPr>
          <w:b w:val="1"/>
          <w:bCs w:val="1"/>
          <w:rtl w:val="0"/>
        </w:rPr>
        <w:t xml:space="preserve">Interface</w:t>
      </w:r>
      <w:r w:rsidDel="00000000" w:rsidR="00000000" w:rsidRPr="00000000">
        <w:rPr>
          <w:rtl w:val="0"/>
        </w:rPr>
        <w:t xml:space="preserve">: Innerer sicherer Ort -&gt;  Interface von Übung Innerer sicherer Ort (Template von Übungen wie sie in der Schachtel/Schatzkiste zu finden sind) legt sich über den Inneren sicheren Ort</w:t>
      </w:r>
    </w:p>
    <w:p w:rsidR="00000000" w:rsidDel="00000000" w:rsidP="00000000" w:rsidRDefault="00000000" w:rsidRPr="00000000" w14:paraId="00000167">
      <w:pPr>
        <w:rPr/>
      </w:pPr>
      <w:r w:rsidDel="00000000" w:rsidR="00000000" w:rsidRPr="00000000">
        <w:rPr>
          <w:b w:val="1"/>
          <w:bCs w:val="1"/>
          <w:rtl w:val="0"/>
        </w:rPr>
        <w:t xml:space="preserve">Charaktere</w:t>
      </w:r>
      <w:r w:rsidDel="00000000" w:rsidR="00000000" w:rsidRPr="00000000">
        <w:rPr>
          <w:rtl w:val="0"/>
        </w:rPr>
        <w:t xml:space="preserve">: Toni -&gt; In der Übung </w:t>
      </w:r>
      <w:r w:rsidDel="00000000" w:rsidR="00000000" w:rsidRPr="00000000">
        <w:rPr>
          <w:rtl w:val="0"/>
        </w:rPr>
        <w:t xml:space="preserve">ist Toni dabei und macht quasi mit? -&gt; z.B. bei Achtsamkeitsübung meditierend oder entspannt Augen zu</w:t>
      </w: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b w:val="1"/>
          <w:bCs w:val="1"/>
          <w:rtl w:val="0"/>
        </w:rPr>
        <w:t xml:space="preserve">Funktion</w:t>
      </w:r>
      <w:r w:rsidDel="00000000" w:rsidR="00000000" w:rsidRPr="00000000">
        <w:rPr>
          <w:rtl w:val="0"/>
        </w:rPr>
        <w:t xml:space="preserve">: User macht die Achtsamkeitsübung innerer sicherer Ort.</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b w:val="1"/>
          <w:bCs w:val="1"/>
          <w:rtl w:val="0"/>
        </w:rPr>
        <w:t xml:space="preserve">Inhalt &amp; Ablauf</w:t>
      </w: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ind w:left="720" w:firstLine="0"/>
        <w:rPr>
          <w:b w:val="1"/>
          <w:bCs w:val="1"/>
          <w:u w:val="single"/>
        </w:rPr>
      </w:pPr>
      <w:r w:rsidDel="00000000" w:rsidR="00000000" w:rsidRPr="00000000">
        <w:rPr>
          <w:b w:val="1"/>
          <w:bCs w:val="1"/>
          <w:u w:val="single"/>
          <w:rtl w:val="0"/>
        </w:rPr>
        <w:t xml:space="preserve">Übungskarte: Innerer sicherer Ort wird dargestellt:</w:t>
      </w:r>
    </w:p>
    <w:p w:rsidR="00000000" w:rsidDel="00000000" w:rsidP="00000000" w:rsidRDefault="00000000" w:rsidRPr="00000000" w14:paraId="0000016F">
      <w:pPr>
        <w:ind w:left="720" w:firstLine="0"/>
        <w:rPr/>
      </w:pPr>
      <w:r w:rsidDel="00000000" w:rsidR="00000000" w:rsidRPr="00000000">
        <w:rPr>
          <w:rtl w:val="0"/>
        </w:rPr>
      </w:r>
    </w:p>
    <w:p w:rsidR="00000000" w:rsidDel="00000000" w:rsidP="00000000" w:rsidRDefault="00000000" w:rsidRPr="00000000" w14:paraId="00000170">
      <w:pPr>
        <w:ind w:left="720" w:firstLine="0"/>
        <w:rPr/>
      </w:pPr>
      <w:r w:rsidDel="00000000" w:rsidR="00000000" w:rsidRPr="00000000">
        <w:rPr>
          <w:b w:val="1"/>
          <w:bCs w:val="1"/>
          <w:rtl w:val="0"/>
        </w:rPr>
        <w:t xml:space="preserve">Intro</w:t>
      </w:r>
      <w:r w:rsidDel="00000000" w:rsidR="00000000" w:rsidRPr="00000000">
        <w:rPr>
          <w:rtl w:val="0"/>
        </w:rPr>
        <w:t xml:space="preserve">: Das ist dein persönlicher Ort, um runterzukommen. Egal, ob du gestresst, traurig oder genervt bist, hier kannst du dich entspannen, Energie tanken und dich kurz sammeln. Du entscheidest, wie er aussieht und was passiert. Cool daran: Du kannst jederzeit "dorthin gehen".</w:t>
      </w:r>
    </w:p>
    <w:p w:rsidR="00000000" w:rsidDel="00000000" w:rsidP="00000000" w:rsidRDefault="00000000" w:rsidRPr="00000000" w14:paraId="00000171">
      <w:pPr>
        <w:ind w:left="720" w:firstLine="0"/>
        <w:rPr/>
      </w:pPr>
      <w:r w:rsidDel="00000000" w:rsidR="00000000" w:rsidRPr="00000000">
        <w:rPr>
          <w:rtl w:val="0"/>
        </w:rPr>
      </w:r>
    </w:p>
    <w:p w:rsidR="00000000" w:rsidDel="00000000" w:rsidP="00000000" w:rsidRDefault="00000000" w:rsidRPr="00000000" w14:paraId="00000172">
      <w:pPr>
        <w:ind w:left="720" w:firstLine="0"/>
        <w:rPr/>
      </w:pPr>
      <w:r w:rsidDel="00000000" w:rsidR="00000000" w:rsidRPr="00000000">
        <w:rPr>
          <w:b w:val="1"/>
          <w:bCs w:val="1"/>
          <w:rtl w:val="0"/>
        </w:rPr>
        <w:t xml:space="preserve">Audio</w:t>
      </w:r>
      <w:r w:rsidDel="00000000" w:rsidR="00000000" w:rsidRPr="00000000">
        <w:rPr>
          <w:rtl w:val="0"/>
        </w:rPr>
        <w:t xml:space="preserve"> zur Übung zum abspielen</w:t>
      </w:r>
      <w:r w:rsidDel="00000000" w:rsidR="00000000" w:rsidRPr="00000000">
        <w:rPr>
          <w:rtl w:val="0"/>
        </w:rPr>
      </w:r>
    </w:p>
    <w:p w:rsidR="00000000" w:rsidDel="00000000" w:rsidP="00000000" w:rsidRDefault="00000000" w:rsidRPr="00000000" w14:paraId="00000173">
      <w:pPr>
        <w:ind w:left="720" w:firstLine="0"/>
        <w:rPr/>
      </w:pPr>
      <w:r w:rsidDel="00000000" w:rsidR="00000000" w:rsidRPr="00000000">
        <w:rPr>
          <w:rtl w:val="0"/>
        </w:rPr>
        <w:t xml:space="preserve">So in der Art wie die Audio die Henni mal für ein anderes Projekt aufgenommen hat: </w:t>
      </w:r>
      <w:hyperlink r:id="rId11">
        <w:r w:rsidDel="00000000" w:rsidR="00000000" w:rsidRPr="00000000">
          <w:rPr>
            <w:color w:val="0000ee"/>
            <w:u w:val="single"/>
            <w:rtl w:val="0"/>
          </w:rPr>
          <w:t xml:space="preserve">Kopie von sichererort270225.mp3</w:t>
        </w:r>
      </w:hyperlink>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ind w:left="720" w:firstLine="0"/>
        <w:rPr>
          <w:b w:val="1"/>
          <w:bCs w:val="1"/>
        </w:rPr>
      </w:pPr>
      <w:r w:rsidDel="00000000" w:rsidR="00000000" w:rsidRPr="00000000">
        <w:rPr>
          <w:b w:val="1"/>
          <w:bCs w:val="1"/>
          <w:rtl w:val="0"/>
        </w:rPr>
        <w:t xml:space="preserve">Anleitung</w:t>
      </w:r>
    </w:p>
    <w:p w:rsidR="00000000" w:rsidDel="00000000" w:rsidP="00000000" w:rsidRDefault="00000000" w:rsidRPr="00000000" w14:paraId="00000176">
      <w:pPr>
        <w:ind w:left="720" w:firstLine="0"/>
        <w:rPr/>
      </w:pPr>
      <w:r w:rsidDel="00000000" w:rsidR="00000000" w:rsidRPr="00000000">
        <w:rPr>
          <w:rtl w:val="0"/>
        </w:rPr>
        <w:t xml:space="preserve">Ziel dieser Übung ist es, in deiner Vorstellung ein Bild von einem Ort zu entwickeln, an dem du dich sicher, geborgen und wohlfühlen kannst. Du wirst hier nach und nach durch deinen inneren sicheren Ort geleitet und bist eingeladen, dir diesen möglichst genau mit allen Sinnen vorzustellen.</w:t>
      </w:r>
    </w:p>
    <w:p w:rsidR="00000000" w:rsidDel="00000000" w:rsidP="00000000" w:rsidRDefault="00000000" w:rsidRPr="00000000" w14:paraId="00000177">
      <w:pPr>
        <w:ind w:left="720" w:firstLine="0"/>
        <w:rPr/>
      </w:pPr>
      <w:r w:rsidDel="00000000" w:rsidR="00000000" w:rsidRPr="00000000">
        <w:rPr>
          <w:rtl w:val="0"/>
        </w:rPr>
      </w:r>
    </w:p>
    <w:p w:rsidR="00000000" w:rsidDel="00000000" w:rsidP="00000000" w:rsidRDefault="00000000" w:rsidRPr="00000000" w14:paraId="00000178">
      <w:pPr>
        <w:numPr>
          <w:ilvl w:val="0"/>
          <w:numId w:val="18"/>
        </w:numPr>
        <w:ind w:left="1440" w:hanging="360"/>
        <w:rPr>
          <w:b w:val="1"/>
          <w:bCs w:val="1"/>
        </w:rPr>
      </w:pPr>
      <w:r w:rsidDel="00000000" w:rsidR="00000000" w:rsidRPr="00000000">
        <w:rPr>
          <w:b w:val="1"/>
          <w:bCs w:val="1"/>
          <w:rtl w:val="0"/>
        </w:rPr>
        <w:t xml:space="preserve">Entspannte Position finden</w:t>
      </w:r>
    </w:p>
    <w:p w:rsidR="00000000" w:rsidDel="00000000" w:rsidP="00000000" w:rsidRDefault="00000000" w:rsidRPr="00000000" w14:paraId="00000179">
      <w:pPr>
        <w:ind w:left="1440" w:firstLine="0"/>
        <w:rPr/>
      </w:pPr>
      <w:r w:rsidDel="00000000" w:rsidR="00000000" w:rsidRPr="00000000">
        <w:rPr>
          <w:rtl w:val="0"/>
        </w:rPr>
        <w:t xml:space="preserve">Ob auf dem Stuhl, Sofa oder im Bett - Hauptsache, du sitzt oder liegst entspannt.</w:t>
      </w:r>
    </w:p>
    <w:p w:rsidR="00000000" w:rsidDel="00000000" w:rsidP="00000000" w:rsidRDefault="00000000" w:rsidRPr="00000000" w14:paraId="0000017A">
      <w:pPr>
        <w:numPr>
          <w:ilvl w:val="0"/>
          <w:numId w:val="18"/>
        </w:numPr>
        <w:ind w:left="1440" w:hanging="360"/>
        <w:rPr>
          <w:b w:val="1"/>
          <w:bCs w:val="1"/>
        </w:rPr>
      </w:pPr>
      <w:r w:rsidDel="00000000" w:rsidR="00000000" w:rsidRPr="00000000">
        <w:rPr>
          <w:b w:val="1"/>
          <w:bCs w:val="1"/>
          <w:rtl w:val="0"/>
        </w:rPr>
        <w:t xml:space="preserve">Tief durchatmen</w:t>
      </w:r>
    </w:p>
    <w:p w:rsidR="00000000" w:rsidDel="00000000" w:rsidP="00000000" w:rsidRDefault="00000000" w:rsidRPr="00000000" w14:paraId="0000017B">
      <w:pPr>
        <w:ind w:left="1440" w:firstLine="0"/>
        <w:rPr/>
      </w:pPr>
      <w:r w:rsidDel="00000000" w:rsidR="00000000" w:rsidRPr="00000000">
        <w:rPr>
          <w:rtl w:val="0"/>
        </w:rPr>
        <w:t xml:space="preserve">Atme 2–3 Mal tief ein und aus und spüre, wie dein Körper etwas zur Ruhe kommt.</w:t>
      </w:r>
    </w:p>
    <w:p w:rsidR="00000000" w:rsidDel="00000000" w:rsidP="00000000" w:rsidRDefault="00000000" w:rsidRPr="00000000" w14:paraId="0000017C">
      <w:pPr>
        <w:numPr>
          <w:ilvl w:val="0"/>
          <w:numId w:val="18"/>
        </w:numPr>
        <w:ind w:left="1440" w:hanging="360"/>
        <w:rPr>
          <w:b w:val="1"/>
          <w:bCs w:val="1"/>
        </w:rPr>
      </w:pPr>
      <w:r w:rsidDel="00000000" w:rsidR="00000000" w:rsidRPr="00000000">
        <w:rPr>
          <w:b w:val="1"/>
          <w:bCs w:val="1"/>
          <w:rtl w:val="0"/>
        </w:rPr>
        <w:t xml:space="preserve">Augen schließen oder fixieren</w:t>
      </w:r>
    </w:p>
    <w:p w:rsidR="00000000" w:rsidDel="00000000" w:rsidP="00000000" w:rsidRDefault="00000000" w:rsidRPr="00000000" w14:paraId="0000017D">
      <w:pPr>
        <w:ind w:left="1440" w:firstLine="0"/>
        <w:rPr/>
      </w:pPr>
      <w:r w:rsidDel="00000000" w:rsidR="00000000" w:rsidRPr="00000000">
        <w:rPr>
          <w:rtl w:val="0"/>
        </w:rPr>
        <w:t xml:space="preserve">Schließe die Augen oder fixiere einen Punkt vor dir, so wie es für dich angenehm ist.</w:t>
      </w:r>
    </w:p>
    <w:p w:rsidR="00000000" w:rsidDel="00000000" w:rsidP="00000000" w:rsidRDefault="00000000" w:rsidRPr="00000000" w14:paraId="0000017E">
      <w:pPr>
        <w:numPr>
          <w:ilvl w:val="0"/>
          <w:numId w:val="18"/>
        </w:numPr>
        <w:ind w:left="1440" w:hanging="360"/>
        <w:rPr>
          <w:b w:val="1"/>
          <w:bCs w:val="1"/>
        </w:rPr>
      </w:pPr>
      <w:r w:rsidDel="00000000" w:rsidR="00000000" w:rsidRPr="00000000">
        <w:rPr>
          <w:b w:val="1"/>
          <w:bCs w:val="1"/>
          <w:rtl w:val="0"/>
        </w:rPr>
        <w:t xml:space="preserve">Deinen sicheren Ort vorstellen</w:t>
      </w:r>
    </w:p>
    <w:p w:rsidR="00000000" w:rsidDel="00000000" w:rsidP="00000000" w:rsidRDefault="00000000" w:rsidRPr="00000000" w14:paraId="0000017F">
      <w:pPr>
        <w:ind w:left="1440" w:firstLine="0"/>
        <w:rPr/>
      </w:pPr>
      <w:r w:rsidDel="00000000" w:rsidR="00000000" w:rsidRPr="00000000">
        <w:rPr>
          <w:rtl w:val="0"/>
        </w:rPr>
        <w:t xml:space="preserve">Stell dir einen Ort vor, an dem du dich vollkommen sicher und wohl fühlst. Das kann ein Ort aus deinen Erinnerungen sein oder aus deiner Fantasie.</w:t>
      </w:r>
    </w:p>
    <w:p w:rsidR="00000000" w:rsidDel="00000000" w:rsidP="00000000" w:rsidRDefault="00000000" w:rsidRPr="00000000" w14:paraId="00000180">
      <w:pPr>
        <w:numPr>
          <w:ilvl w:val="0"/>
          <w:numId w:val="18"/>
        </w:numPr>
        <w:ind w:left="1440" w:hanging="360"/>
        <w:rPr>
          <w:b w:val="1"/>
          <w:bCs w:val="1"/>
        </w:rPr>
      </w:pPr>
      <w:r w:rsidDel="00000000" w:rsidR="00000000" w:rsidRPr="00000000">
        <w:rPr>
          <w:b w:val="1"/>
          <w:bCs w:val="1"/>
          <w:rtl w:val="0"/>
        </w:rPr>
        <w:t xml:space="preserve">Deinen Ort mit allen Sinnen gestalten</w:t>
      </w:r>
      <w:r w:rsidDel="00000000" w:rsidR="00000000" w:rsidRPr="00000000">
        <w:rPr>
          <w:rtl w:val="0"/>
        </w:rPr>
      </w:r>
    </w:p>
    <w:p w:rsidR="00000000" w:rsidDel="00000000" w:rsidP="00000000" w:rsidRDefault="00000000" w:rsidRPr="00000000" w14:paraId="00000181">
      <w:pPr>
        <w:ind w:left="1440" w:firstLine="0"/>
        <w:rPr/>
      </w:pPr>
      <w:r w:rsidDel="00000000" w:rsidR="00000000" w:rsidRPr="00000000">
        <w:rPr>
          <w:rtl w:val="0"/>
        </w:rPr>
        <w:t xml:space="preserve">Sehen: Welche Farben, Objekte oder Landschaften siehst du?</w:t>
      </w:r>
    </w:p>
    <w:p w:rsidR="00000000" w:rsidDel="00000000" w:rsidP="00000000" w:rsidRDefault="00000000" w:rsidRPr="00000000" w14:paraId="00000182">
      <w:pPr>
        <w:ind w:left="1440" w:firstLine="0"/>
        <w:rPr/>
      </w:pPr>
      <w:r w:rsidDel="00000000" w:rsidR="00000000" w:rsidRPr="00000000">
        <w:rPr>
          <w:rtl w:val="0"/>
        </w:rPr>
        <w:t xml:space="preserve">Hören: Welche Geräusche oder Musik nimmst du wahr?</w:t>
      </w:r>
    </w:p>
    <w:p w:rsidR="00000000" w:rsidDel="00000000" w:rsidP="00000000" w:rsidRDefault="00000000" w:rsidRPr="00000000" w14:paraId="00000183">
      <w:pPr>
        <w:ind w:left="1440" w:firstLine="0"/>
        <w:rPr/>
      </w:pPr>
      <w:r w:rsidDel="00000000" w:rsidR="00000000" w:rsidRPr="00000000">
        <w:rPr>
          <w:rtl w:val="0"/>
        </w:rPr>
        <w:t xml:space="preserve">Fühlen: Wie fühlt sich der Boden, die Luft oder ein Gegenstand an?</w:t>
      </w:r>
    </w:p>
    <w:p w:rsidR="00000000" w:rsidDel="00000000" w:rsidP="00000000" w:rsidRDefault="00000000" w:rsidRPr="00000000" w14:paraId="00000184">
      <w:pPr>
        <w:ind w:left="1440" w:firstLine="0"/>
        <w:rPr/>
      </w:pPr>
      <w:r w:rsidDel="00000000" w:rsidR="00000000" w:rsidRPr="00000000">
        <w:rPr>
          <w:rtl w:val="0"/>
        </w:rPr>
        <w:t xml:space="preserve">Riechen: Welche Gerüche sind da? Frische Luft, Blumen, Meer?</w:t>
      </w:r>
    </w:p>
    <w:p w:rsidR="00000000" w:rsidDel="00000000" w:rsidP="00000000" w:rsidRDefault="00000000" w:rsidRPr="00000000" w14:paraId="00000185">
      <w:pPr>
        <w:ind w:left="1440" w:firstLine="0"/>
        <w:rPr/>
      </w:pPr>
      <w:r w:rsidDel="00000000" w:rsidR="00000000" w:rsidRPr="00000000">
        <w:rPr>
          <w:rtl w:val="0"/>
        </w:rPr>
        <w:t xml:space="preserve">Verändere alles so, wie es dir gefällt. Was darf an deinem Ort sein und was nicht? Du entscheidest!</w:t>
      </w:r>
    </w:p>
    <w:p w:rsidR="00000000" w:rsidDel="00000000" w:rsidP="00000000" w:rsidRDefault="00000000" w:rsidRPr="00000000" w14:paraId="00000186">
      <w:pPr>
        <w:numPr>
          <w:ilvl w:val="0"/>
          <w:numId w:val="18"/>
        </w:numPr>
        <w:ind w:left="1440" w:hanging="360"/>
        <w:rPr>
          <w:b w:val="1"/>
          <w:bCs w:val="1"/>
        </w:rPr>
      </w:pPr>
      <w:r w:rsidDel="00000000" w:rsidR="00000000" w:rsidRPr="00000000">
        <w:rPr>
          <w:b w:val="1"/>
          <w:bCs w:val="1"/>
          <w:rtl w:val="0"/>
        </w:rPr>
        <w:t xml:space="preserve">Bleib, solange du willst</w:t>
      </w:r>
    </w:p>
    <w:p w:rsidR="00000000" w:rsidDel="00000000" w:rsidP="00000000" w:rsidRDefault="00000000" w:rsidRPr="00000000" w14:paraId="00000187">
      <w:pPr>
        <w:ind w:left="1440" w:firstLine="0"/>
        <w:rPr/>
      </w:pPr>
      <w:r w:rsidDel="00000000" w:rsidR="00000000" w:rsidRPr="00000000">
        <w:rPr>
          <w:rtl w:val="0"/>
        </w:rPr>
        <w:t xml:space="preserve">Nimm wahr, wie sich dein Körper und Kopf beruhigen.</w:t>
      </w:r>
    </w:p>
    <w:p w:rsidR="00000000" w:rsidDel="00000000" w:rsidP="00000000" w:rsidRDefault="00000000" w:rsidRPr="00000000" w14:paraId="00000188">
      <w:pPr>
        <w:numPr>
          <w:ilvl w:val="0"/>
          <w:numId w:val="18"/>
        </w:numPr>
        <w:ind w:left="1440" w:hanging="360"/>
        <w:rPr>
          <w:b w:val="1"/>
          <w:bCs w:val="1"/>
        </w:rPr>
      </w:pPr>
      <w:r w:rsidDel="00000000" w:rsidR="00000000" w:rsidRPr="00000000">
        <w:rPr>
          <w:b w:val="1"/>
          <w:bCs w:val="1"/>
          <w:rtl w:val="0"/>
        </w:rPr>
        <w:t xml:space="preserve">Zurückkehren</w:t>
      </w:r>
    </w:p>
    <w:p w:rsidR="00000000" w:rsidDel="00000000" w:rsidP="00000000" w:rsidRDefault="00000000" w:rsidRPr="00000000" w14:paraId="00000189">
      <w:pPr>
        <w:ind w:left="1440" w:firstLine="0"/>
        <w:rPr/>
      </w:pPr>
      <w:r w:rsidDel="00000000" w:rsidR="00000000" w:rsidRPr="00000000">
        <w:rPr>
          <w:rtl w:val="0"/>
        </w:rPr>
        <w:t xml:space="preserve">Wenn du die Übung beenden möchtest, spüre deinen Körper bewusst, bewege Hände und Füße und öffne die Augen.</w:t>
      </w:r>
    </w:p>
    <w:p w:rsidR="00000000" w:rsidDel="00000000" w:rsidP="00000000" w:rsidRDefault="00000000" w:rsidRPr="00000000" w14:paraId="0000018A">
      <w:pPr>
        <w:numPr>
          <w:ilvl w:val="0"/>
          <w:numId w:val="18"/>
        </w:numPr>
        <w:ind w:left="1440" w:hanging="360"/>
        <w:rPr>
          <w:b w:val="1"/>
          <w:bCs w:val="1"/>
        </w:rPr>
      </w:pPr>
      <w:r w:rsidDel="00000000" w:rsidR="00000000" w:rsidRPr="00000000">
        <w:rPr>
          <w:b w:val="1"/>
          <w:bCs w:val="1"/>
          <w:rtl w:val="0"/>
        </w:rPr>
        <w:t xml:space="preserve">💡 Tipp</w:t>
      </w:r>
    </w:p>
    <w:p w:rsidR="00000000" w:rsidDel="00000000" w:rsidP="00000000" w:rsidRDefault="00000000" w:rsidRPr="00000000" w14:paraId="0000018B">
      <w:pPr>
        <w:ind w:left="1440" w:firstLine="0"/>
        <w:rPr/>
      </w:pPr>
      <w:r w:rsidDel="00000000" w:rsidR="00000000" w:rsidRPr="00000000">
        <w:rPr>
          <w:rtl w:val="0"/>
        </w:rPr>
        <w:t xml:space="preserve">Dein sicherer Ort ist jederzeit für dich da – du kannst immer "dorthin zurückkehren".</w:t>
      </w:r>
    </w:p>
    <w:p w:rsidR="00000000" w:rsidDel="00000000" w:rsidP="00000000" w:rsidRDefault="00000000" w:rsidRPr="00000000" w14:paraId="0000018C">
      <w:pPr>
        <w:ind w:left="1440" w:firstLine="0"/>
        <w:rPr/>
      </w:pPr>
      <w:r w:rsidDel="00000000" w:rsidR="00000000" w:rsidRPr="00000000">
        <w:rPr>
          <w:rtl w:val="0"/>
        </w:rPr>
        <w:t xml:space="preserve">Wenn du magst, schnappe dir einen Gegenstand oder eine Bewegung, die dich an den Ort erinnert und dorthin reisen lässt.</w:t>
      </w:r>
    </w:p>
    <w:p w:rsidR="00000000" w:rsidDel="00000000" w:rsidP="00000000" w:rsidRDefault="00000000" w:rsidRPr="00000000" w14:paraId="0000018D">
      <w:pPr>
        <w:ind w:left="720" w:firstLine="0"/>
        <w:rPr/>
      </w:pPr>
      <w:r w:rsidDel="00000000" w:rsidR="00000000" w:rsidRPr="00000000">
        <w:rPr>
          <w:rtl w:val="0"/>
        </w:rPr>
      </w:r>
    </w:p>
    <w:p w:rsidR="00000000" w:rsidDel="00000000" w:rsidP="00000000" w:rsidRDefault="00000000" w:rsidRPr="00000000" w14:paraId="0000018E">
      <w:pPr>
        <w:ind w:left="720" w:firstLine="0"/>
        <w:rPr/>
      </w:pPr>
      <w:r w:rsidDel="00000000" w:rsidR="00000000" w:rsidRPr="00000000">
        <w:rPr>
          <w:rtl w:val="0"/>
        </w:rPr>
      </w:r>
    </w:p>
    <w:p w:rsidR="00000000" w:rsidDel="00000000" w:rsidP="00000000" w:rsidRDefault="00000000" w:rsidRPr="00000000" w14:paraId="0000018F">
      <w:pPr>
        <w:ind w:left="720" w:firstLine="0"/>
        <w:rPr>
          <w:b w:val="1"/>
          <w:bCs w:val="1"/>
          <w:highlight w:val="magenta"/>
        </w:rPr>
      </w:pPr>
      <w:r w:rsidDel="00000000" w:rsidR="00000000" w:rsidRPr="00000000">
        <w:rPr>
          <w:b w:val="1"/>
          <w:bCs w:val="1"/>
          <w:highlight w:val="magenta"/>
          <w:rtl w:val="0"/>
        </w:rPr>
        <w:t xml:space="preserve">Info-Tab oder ähnliches mit folgendem Inhalt</w:t>
      </w:r>
    </w:p>
    <w:p w:rsidR="00000000" w:rsidDel="00000000" w:rsidP="00000000" w:rsidRDefault="00000000" w:rsidRPr="00000000" w14:paraId="00000190">
      <w:pPr>
        <w:ind w:left="720" w:firstLine="0"/>
        <w:rPr/>
      </w:pPr>
      <w:r w:rsidDel="00000000" w:rsidR="00000000" w:rsidRPr="00000000">
        <w:rPr>
          <w:rtl w:val="0"/>
        </w:rPr>
        <w:t xml:space="preserve">evt. als Dropdown vgl. Q&amp;A</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ind w:left="720" w:firstLine="0"/>
        <w:rPr>
          <w:b w:val="1"/>
          <w:bCs w:val="1"/>
        </w:rPr>
      </w:pPr>
      <w:r w:rsidDel="00000000" w:rsidR="00000000" w:rsidRPr="00000000">
        <w:rPr>
          <w:b w:val="1"/>
          <w:bCs w:val="1"/>
          <w:rtl w:val="0"/>
        </w:rPr>
        <w:t xml:space="preserve">Dir fiel die Übung schwer, weil du schnell mit deinen Gedanken abschweifst?</w:t>
      </w:r>
    </w:p>
    <w:p w:rsidR="00000000" w:rsidDel="00000000" w:rsidP="00000000" w:rsidRDefault="00000000" w:rsidRPr="00000000" w14:paraId="00000193">
      <w:pPr>
        <w:ind w:left="720" w:firstLine="0"/>
        <w:rPr/>
      </w:pPr>
      <w:r w:rsidDel="00000000" w:rsidR="00000000" w:rsidRPr="00000000">
        <w:rPr>
          <w:rtl w:val="0"/>
        </w:rPr>
        <w:t xml:space="preserve">Keine Sorge, das passiert allen. Unser Gehirn ist ständig aktiv und springt von einem Gedanken zum nächsten. Wenn deine Gedanken während der Übung abschweifen, ist das also völlig normal.</w:t>
      </w:r>
    </w:p>
    <w:p w:rsidR="00000000" w:rsidDel="00000000" w:rsidP="00000000" w:rsidRDefault="00000000" w:rsidRPr="00000000" w14:paraId="00000194">
      <w:pPr>
        <w:ind w:left="720" w:firstLine="0"/>
        <w:rPr/>
      </w:pPr>
      <w:r w:rsidDel="00000000" w:rsidR="00000000" w:rsidRPr="00000000">
        <w:rPr>
          <w:rtl w:val="0"/>
        </w:rPr>
      </w:r>
    </w:p>
    <w:p w:rsidR="00000000" w:rsidDel="00000000" w:rsidP="00000000" w:rsidRDefault="00000000" w:rsidRPr="00000000" w14:paraId="00000195">
      <w:pPr>
        <w:ind w:left="720" w:firstLine="0"/>
        <w:rPr/>
      </w:pPr>
      <w:r w:rsidDel="00000000" w:rsidR="00000000" w:rsidRPr="00000000">
        <w:rPr>
          <w:rtl w:val="0"/>
        </w:rPr>
        <w:t xml:space="preserve">Tipps, um wieder zurückzufinden:</w:t>
      </w:r>
    </w:p>
    <w:p w:rsidR="00000000" w:rsidDel="00000000" w:rsidP="00000000" w:rsidRDefault="00000000" w:rsidRPr="00000000" w14:paraId="00000196">
      <w:pPr>
        <w:ind w:left="720" w:firstLine="0"/>
        <w:rPr/>
      </w:pPr>
      <w:r w:rsidDel="00000000" w:rsidR="00000000" w:rsidRPr="00000000">
        <w:rPr>
          <w:rtl w:val="0"/>
        </w:rPr>
        <w:t xml:space="preserve">Nimm wahr, dass deine Gedanken gerade woanders sind, ohne dich zu bewerten.</w:t>
      </w:r>
    </w:p>
    <w:p w:rsidR="00000000" w:rsidDel="00000000" w:rsidP="00000000" w:rsidRDefault="00000000" w:rsidRPr="00000000" w14:paraId="00000197">
      <w:pPr>
        <w:ind w:left="720" w:firstLine="0"/>
        <w:rPr/>
      </w:pPr>
      <w:r w:rsidDel="00000000" w:rsidR="00000000" w:rsidRPr="00000000">
        <w:rPr>
          <w:rtl w:val="0"/>
        </w:rPr>
        <w:t xml:space="preserve">Richte deine Aufmerksamkeit sanft wieder auf deinen sicheren Ort oder deinen Atem.</w:t>
      </w:r>
    </w:p>
    <w:p w:rsidR="00000000" w:rsidDel="00000000" w:rsidP="00000000" w:rsidRDefault="00000000" w:rsidRPr="00000000" w14:paraId="00000198">
      <w:pPr>
        <w:ind w:left="720" w:firstLine="0"/>
        <w:rPr/>
      </w:pPr>
      <w:r w:rsidDel="00000000" w:rsidR="00000000" w:rsidRPr="00000000">
        <w:rPr>
          <w:rtl w:val="0"/>
        </w:rPr>
        <w:t xml:space="preserve">Übe das immer wieder: Jedes Zurückholen deiner Aufmerksamkeit stärkt dein Gehirn, denn du übst dabei deine Gedanken auf das zu fokussieren, was dir gerade wichtig ist.</w:t>
      </w:r>
    </w:p>
    <w:p w:rsidR="00000000" w:rsidDel="00000000" w:rsidP="00000000" w:rsidRDefault="00000000" w:rsidRPr="00000000" w14:paraId="00000199">
      <w:pPr>
        <w:ind w:left="720" w:firstLine="0"/>
        <w:rPr/>
      </w:pPr>
      <w:r w:rsidDel="00000000" w:rsidR="00000000" w:rsidRPr="00000000">
        <w:rPr>
          <w:rtl w:val="0"/>
        </w:rPr>
      </w:r>
    </w:p>
    <w:p w:rsidR="00000000" w:rsidDel="00000000" w:rsidP="00000000" w:rsidRDefault="00000000" w:rsidRPr="00000000" w14:paraId="0000019A">
      <w:pPr>
        <w:ind w:left="720" w:firstLine="0"/>
        <w:rPr/>
      </w:pPr>
      <w:r w:rsidDel="00000000" w:rsidR="00000000" w:rsidRPr="00000000">
        <w:rPr>
          <w:rtl w:val="0"/>
        </w:rPr>
        <w:t xml:space="preserve">Abschweifen ist also kein Fehler, sondern Teil der Übung.</w:t>
      </w:r>
    </w:p>
    <w:p w:rsidR="00000000" w:rsidDel="00000000" w:rsidP="00000000" w:rsidRDefault="00000000" w:rsidRPr="00000000" w14:paraId="0000019B">
      <w:pPr>
        <w:ind w:left="720" w:firstLine="0"/>
        <w:rPr/>
      </w:pPr>
      <w:r w:rsidDel="00000000" w:rsidR="00000000" w:rsidRPr="00000000">
        <w:rPr>
          <w:rtl w:val="0"/>
        </w:rPr>
      </w:r>
    </w:p>
    <w:p w:rsidR="00000000" w:rsidDel="00000000" w:rsidP="00000000" w:rsidRDefault="00000000" w:rsidRPr="00000000" w14:paraId="0000019C">
      <w:pPr>
        <w:ind w:left="720" w:firstLine="0"/>
        <w:rPr>
          <w:b w:val="1"/>
          <w:bCs w:val="1"/>
        </w:rPr>
      </w:pPr>
      <w:r w:rsidDel="00000000" w:rsidR="00000000" w:rsidRPr="00000000">
        <w:rPr>
          <w:b w:val="1"/>
          <w:bCs w:val="1"/>
          <w:rtl w:val="0"/>
        </w:rPr>
        <w:t xml:space="preserve">Dir fällt es schwer, dir etwas in deiner Phantasie vorzustellen?</w:t>
      </w:r>
    </w:p>
    <w:p w:rsidR="00000000" w:rsidDel="00000000" w:rsidP="00000000" w:rsidRDefault="00000000" w:rsidRPr="00000000" w14:paraId="0000019D">
      <w:pPr>
        <w:ind w:left="720" w:firstLine="0"/>
        <w:rPr/>
      </w:pPr>
      <w:r w:rsidDel="00000000" w:rsidR="00000000" w:rsidRPr="00000000">
        <w:rPr>
          <w:rtl w:val="0"/>
        </w:rPr>
        <w:t xml:space="preserve">Da bist du nicht allein. Das ist völlig normal.</w:t>
      </w:r>
    </w:p>
    <w:p w:rsidR="00000000" w:rsidDel="00000000" w:rsidP="00000000" w:rsidRDefault="00000000" w:rsidRPr="00000000" w14:paraId="0000019E">
      <w:pPr>
        <w:ind w:left="720" w:firstLine="0"/>
        <w:rPr/>
      </w:pPr>
      <w:r w:rsidDel="00000000" w:rsidR="00000000" w:rsidRPr="00000000">
        <w:rPr>
          <w:rtl w:val="0"/>
        </w:rPr>
        <w:t xml:space="preserve">Vielleicht bist du es nicht gewohnt dir Dinge vorzustellen. Dann hilft etwas Übung: Umso öfter du versuchst, dir den Ort vorzustellen, umso besser wirst du darin.</w:t>
      </w:r>
    </w:p>
    <w:p w:rsidR="00000000" w:rsidDel="00000000" w:rsidP="00000000" w:rsidRDefault="00000000" w:rsidRPr="00000000" w14:paraId="0000019F">
      <w:pPr>
        <w:ind w:left="720" w:firstLine="0"/>
        <w:rPr/>
      </w:pPr>
      <w:r w:rsidDel="00000000" w:rsidR="00000000" w:rsidRPr="00000000">
        <w:rPr>
          <w:rtl w:val="0"/>
        </w:rPr>
      </w:r>
    </w:p>
    <w:p w:rsidR="00000000" w:rsidDel="00000000" w:rsidP="00000000" w:rsidRDefault="00000000" w:rsidRPr="00000000" w14:paraId="000001A0">
      <w:pPr>
        <w:ind w:left="720" w:firstLine="0"/>
        <w:rPr/>
      </w:pPr>
      <w:r w:rsidDel="00000000" w:rsidR="00000000" w:rsidRPr="00000000">
        <w:rPr>
          <w:rtl w:val="0"/>
        </w:rPr>
        <w:t xml:space="preserve">Manche Menschen können auch nach vielem Üben nur schwer Bilder in ihrem Kopf erzeugen. Das nennt man auch Aphantasie. Das ist kein Problem, sondern ganz normal. </w:t>
      </w:r>
    </w:p>
    <w:p w:rsidR="00000000" w:rsidDel="00000000" w:rsidP="00000000" w:rsidRDefault="00000000" w:rsidRPr="00000000" w14:paraId="000001A1">
      <w:pPr>
        <w:ind w:left="720" w:firstLine="0"/>
        <w:rPr/>
      </w:pPr>
      <w:r w:rsidDel="00000000" w:rsidR="00000000" w:rsidRPr="00000000">
        <w:rPr>
          <w:rtl w:val="0"/>
        </w:rPr>
        <w:t xml:space="preserve">Wenn du also nach mehreren Durchgängen merkst, dass es dir einfach nicht möglich ist, dir Dinge in deiner Phantasie vorzustellen, dann kannst du Folgendes ausprobieren:</w:t>
      </w:r>
    </w:p>
    <w:p w:rsidR="00000000" w:rsidDel="00000000" w:rsidP="00000000" w:rsidRDefault="00000000" w:rsidRPr="00000000" w14:paraId="000001A2">
      <w:pPr>
        <w:numPr>
          <w:ilvl w:val="0"/>
          <w:numId w:val="14"/>
        </w:numPr>
        <w:ind w:left="1440" w:hanging="360"/>
      </w:pPr>
      <w:r w:rsidDel="00000000" w:rsidR="00000000" w:rsidRPr="00000000">
        <w:rPr>
          <w:rtl w:val="0"/>
        </w:rPr>
        <w:t xml:space="preserve">Denk an Gefühle oder Körperempfindungen (z. B. warmes Licht auf der Haut) statt an ein Bild</w:t>
      </w:r>
    </w:p>
    <w:p w:rsidR="00000000" w:rsidDel="00000000" w:rsidP="00000000" w:rsidRDefault="00000000" w:rsidRPr="00000000" w14:paraId="000001A3">
      <w:pPr>
        <w:numPr>
          <w:ilvl w:val="0"/>
          <w:numId w:val="14"/>
        </w:numPr>
        <w:ind w:left="1440" w:hanging="360"/>
      </w:pPr>
      <w:r w:rsidDel="00000000" w:rsidR="00000000" w:rsidRPr="00000000">
        <w:rPr>
          <w:rtl w:val="0"/>
        </w:rPr>
        <w:t xml:space="preserve">Konzentriere dich mehr auf Geräusche oder Atmosphäre als auf konkrete Formen</w:t>
      </w:r>
    </w:p>
    <w:p w:rsidR="00000000" w:rsidDel="00000000" w:rsidP="00000000" w:rsidRDefault="00000000" w:rsidRPr="00000000" w14:paraId="000001A4">
      <w:pPr>
        <w:numPr>
          <w:ilvl w:val="0"/>
          <w:numId w:val="14"/>
        </w:numPr>
        <w:ind w:left="1440" w:hanging="360"/>
      </w:pPr>
      <w:r w:rsidDel="00000000" w:rsidR="00000000" w:rsidRPr="00000000">
        <w:rPr>
          <w:rtl w:val="0"/>
        </w:rPr>
        <w:t xml:space="preserve">Lass Gedanken wie "Ich fühle mich sicher" oder "Ich bin ruhig" im Kopf entstehen statt eines konkreten Bildes</w:t>
      </w:r>
    </w:p>
    <w:p w:rsidR="00000000" w:rsidDel="00000000" w:rsidP="00000000" w:rsidRDefault="00000000" w:rsidRPr="00000000" w14:paraId="000001A5">
      <w:pPr>
        <w:numPr>
          <w:ilvl w:val="0"/>
          <w:numId w:val="14"/>
        </w:numPr>
        <w:ind w:left="1440" w:hanging="360"/>
        <w:rPr>
          <w:u w:val="none"/>
        </w:rPr>
      </w:pPr>
      <w:r w:rsidDel="00000000" w:rsidR="00000000" w:rsidRPr="00000000">
        <w:rPr>
          <w:rtl w:val="0"/>
        </w:rPr>
        <w:t xml:space="preserve">Wenn ein Bild nicht klar wird, ist das okay, denn das Gefühl zählt.</w:t>
      </w:r>
    </w:p>
    <w:p w:rsidR="00000000" w:rsidDel="00000000" w:rsidP="00000000" w:rsidRDefault="00000000" w:rsidRPr="00000000" w14:paraId="000001A6">
      <w:pPr>
        <w:ind w:left="720" w:firstLine="0"/>
        <w:rPr/>
      </w:pPr>
      <w:r w:rsidDel="00000000" w:rsidR="00000000" w:rsidRPr="00000000">
        <w:rPr>
          <w:rtl w:val="0"/>
        </w:rPr>
      </w:r>
    </w:p>
    <w:p w:rsidR="00000000" w:rsidDel="00000000" w:rsidP="00000000" w:rsidRDefault="00000000" w:rsidRPr="00000000" w14:paraId="000001A7">
      <w:pPr>
        <w:ind w:left="720" w:firstLine="0"/>
        <w:rPr/>
      </w:pPr>
      <w:r w:rsidDel="00000000" w:rsidR="00000000" w:rsidRPr="00000000">
        <w:rPr>
          <w:rtl w:val="0"/>
        </w:rPr>
        <w:t xml:space="preserve">Die Vorstellung muss also nicht perfekt sein. Es reicht, wenn du das Erleben der Sicherheit und Ruhe spürst.</w:t>
      </w:r>
    </w:p>
    <w:p w:rsidR="00000000" w:rsidDel="00000000" w:rsidP="00000000" w:rsidRDefault="00000000" w:rsidRPr="00000000" w14:paraId="000001A8">
      <w:pPr>
        <w:ind w:left="720" w:firstLine="0"/>
        <w:rPr/>
      </w:pPr>
      <w:r w:rsidDel="00000000" w:rsidR="00000000" w:rsidRPr="00000000">
        <w:rPr>
          <w:rtl w:val="0"/>
        </w:rPr>
      </w:r>
    </w:p>
    <w:p w:rsidR="00000000" w:rsidDel="00000000" w:rsidP="00000000" w:rsidRDefault="00000000" w:rsidRPr="00000000" w14:paraId="000001A9">
      <w:pPr>
        <w:ind w:left="720" w:firstLine="0"/>
        <w:rPr>
          <w:b w:val="1"/>
          <w:bCs w:val="1"/>
        </w:rPr>
      </w:pPr>
      <w:r w:rsidDel="00000000" w:rsidR="00000000" w:rsidRPr="00000000">
        <w:rPr>
          <w:b w:val="1"/>
          <w:bCs w:val="1"/>
          <w:rtl w:val="0"/>
        </w:rPr>
        <w:t xml:space="preserve">Du möchtest mehr über diese Methode erfahren?</w:t>
      </w:r>
    </w:p>
    <w:p w:rsidR="00000000" w:rsidDel="00000000" w:rsidP="00000000" w:rsidRDefault="00000000" w:rsidRPr="00000000" w14:paraId="000001AA">
      <w:pPr>
        <w:ind w:left="720" w:firstLine="0"/>
        <w:rPr/>
      </w:pPr>
      <w:r w:rsidDel="00000000" w:rsidR="00000000" w:rsidRPr="00000000">
        <w:rPr>
          <w:rtl w:val="0"/>
        </w:rPr>
        <w:t xml:space="preserve">Diese Übung gehört zu den sogenannten Imaginations‑ oder Vorstellungsübungen, die in der Psychologie weit verbreitet sind. Sie werden genutzt, um Entspannung, Sicherheit und Wohlbefinden zu fördern.</w:t>
      </w:r>
    </w:p>
    <w:p w:rsidR="00000000" w:rsidDel="00000000" w:rsidP="00000000" w:rsidRDefault="00000000" w:rsidRPr="00000000" w14:paraId="000001AB">
      <w:pPr>
        <w:ind w:left="720" w:firstLine="0"/>
        <w:rPr/>
      </w:pPr>
      <w:r w:rsidDel="00000000" w:rsidR="00000000" w:rsidRPr="00000000">
        <w:rPr>
          <w:rtl w:val="0"/>
        </w:rPr>
      </w:r>
    </w:p>
    <w:p w:rsidR="00000000" w:rsidDel="00000000" w:rsidP="00000000" w:rsidRDefault="00000000" w:rsidRPr="00000000" w14:paraId="000001AC">
      <w:pPr>
        <w:ind w:left="720" w:firstLine="0"/>
        <w:rPr/>
      </w:pPr>
      <w:r w:rsidDel="00000000" w:rsidR="00000000" w:rsidRPr="00000000">
        <w:rPr>
          <w:rtl w:val="0"/>
        </w:rPr>
        <w:t xml:space="preserve">Unser Gehirn verarbeitet gedankliche Vorstellungen und reale Sinneseindrücke über ähnliche neuronale Netzwerke. Wenn du dir einen sicheren Ort vorstellst, aktivierst du dieselben Gehirnregionen, als würdest du diesen Ort tatsächlich erleben.</w:t>
      </w:r>
    </w:p>
    <w:p w:rsidR="00000000" w:rsidDel="00000000" w:rsidP="00000000" w:rsidRDefault="00000000" w:rsidRPr="00000000" w14:paraId="000001AD">
      <w:pPr>
        <w:ind w:left="720" w:firstLine="0"/>
        <w:rPr/>
      </w:pPr>
      <w:r w:rsidDel="00000000" w:rsidR="00000000" w:rsidRPr="00000000">
        <w:rPr>
          <w:rtl w:val="0"/>
        </w:rPr>
      </w:r>
    </w:p>
    <w:p w:rsidR="00000000" w:rsidDel="00000000" w:rsidP="00000000" w:rsidRDefault="00000000" w:rsidRPr="00000000" w14:paraId="000001AE">
      <w:pPr>
        <w:ind w:left="720" w:firstLine="0"/>
        <w:rPr/>
      </w:pPr>
      <w:r w:rsidDel="00000000" w:rsidR="00000000" w:rsidRPr="00000000">
        <w:rPr>
          <w:rtl w:val="0"/>
        </w:rPr>
        <w:t xml:space="preserve">Dadurch kann dein Körper in einen ruhigeren, entspannteren Zustand wechseln und die Muskelspannung sinkt, die Atmung beruhigt sich und die Stimmung kann sich stabilisieren.</w:t>
      </w:r>
    </w:p>
    <w:p w:rsidR="00000000" w:rsidDel="00000000" w:rsidP="00000000" w:rsidRDefault="00000000" w:rsidRPr="00000000" w14:paraId="000001AF">
      <w:pPr>
        <w:ind w:left="720" w:firstLine="0"/>
        <w:rPr/>
      </w:pPr>
      <w:r w:rsidDel="00000000" w:rsidR="00000000" w:rsidRPr="00000000">
        <w:rPr>
          <w:rtl w:val="0"/>
        </w:rPr>
      </w:r>
    </w:p>
    <w:p w:rsidR="00000000" w:rsidDel="00000000" w:rsidP="00000000" w:rsidRDefault="00000000" w:rsidRPr="00000000" w14:paraId="000001B0">
      <w:pPr>
        <w:ind w:left="720" w:firstLine="0"/>
        <w:rPr/>
      </w:pPr>
      <w:r w:rsidDel="00000000" w:rsidR="00000000" w:rsidRPr="00000000">
        <w:rPr>
          <w:rtl w:val="0"/>
        </w:rPr>
        <w:t xml:space="preserve">Du brauchst keine "perfekte Vorstellungskraft". Selbst wenn du nur die Atmosphäre oder das Gefühl des Ortes wahrnimmst, wirkt die Übung schon.</w:t>
      </w:r>
    </w:p>
    <w:p w:rsidR="00000000" w:rsidDel="00000000" w:rsidP="00000000" w:rsidRDefault="00000000" w:rsidRPr="00000000" w14:paraId="000001B1">
      <w:pPr>
        <w:ind w:left="0" w:firstLine="0"/>
        <w:rPr/>
      </w:pPr>
      <w:r w:rsidDel="00000000" w:rsidR="00000000" w:rsidRPr="00000000">
        <w:rPr>
          <w:rtl w:val="0"/>
        </w:rPr>
      </w:r>
    </w:p>
    <w:p w:rsidR="00000000" w:rsidDel="00000000" w:rsidP="00000000" w:rsidRDefault="00000000" w:rsidRPr="00000000" w14:paraId="000001B2">
      <w:pPr>
        <w:ind w:left="0" w:firstLine="0"/>
        <w:rPr/>
      </w:pPr>
      <w:r w:rsidDel="00000000" w:rsidR="00000000" w:rsidRPr="00000000">
        <w:rPr>
          <w:rtl w:val="0"/>
        </w:rPr>
      </w:r>
    </w:p>
    <w:p w:rsidR="00000000" w:rsidDel="00000000" w:rsidP="00000000" w:rsidRDefault="00000000" w:rsidRPr="00000000" w14:paraId="000001B3">
      <w:pPr>
        <w:ind w:left="0" w:firstLine="0"/>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Durch die Übung entspannt sich Toni.</w:t>
      </w: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Toni: "Na gut."</w:t>
      </w:r>
    </w:p>
    <w:p w:rsidR="00000000" w:rsidDel="00000000" w:rsidP="00000000" w:rsidRDefault="00000000" w:rsidRPr="00000000" w14:paraId="000001B6">
      <w:pPr>
        <w:rPr/>
      </w:pPr>
      <w:r w:rsidDel="00000000" w:rsidR="00000000" w:rsidRPr="00000000">
        <w:rPr>
          <w:rtl w:val="0"/>
        </w:rPr>
        <w:t xml:space="preserve">"Noen haben wir jetzt nicht gefunden, aber ich fühle mich zumindest entspannter und besser."</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"Wie war die Übung für dich?"</w:t>
      </w:r>
    </w:p>
    <w:p w:rsidR="00000000" w:rsidDel="00000000" w:rsidP="00000000" w:rsidRDefault="00000000" w:rsidRPr="00000000" w14:paraId="000001B9">
      <w:pPr>
        <w:rPr/>
      </w:pPr>
      <w:r w:rsidDel="00000000" w:rsidR="00000000" w:rsidRPr="00000000">
        <w:rPr>
          <w:rtl w:val="0"/>
        </w:rPr>
        <w:t xml:space="preserve">-&gt; Abfrage mit Smiley inwiefern User das hilfreich oder weniger hilfreich fand!</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"Wenn du runterkommen möchtest, kannst du die Übung jederzeit nochmal machen.”</w:t>
      </w:r>
    </w:p>
    <w:p w:rsidR="00000000" w:rsidDel="00000000" w:rsidP="00000000" w:rsidRDefault="00000000" w:rsidRPr="00000000" w14:paraId="000001BC">
      <w:pPr>
        <w:rPr/>
      </w:pPr>
      <w:r w:rsidDel="00000000" w:rsidR="00000000" w:rsidRPr="00000000">
        <w:rPr>
          <w:rtl w:val="0"/>
        </w:rPr>
        <w:t xml:space="preserve">“Dazu musst du nur hier zum inneren sicheren Ort navigieren und auf den Play-Button klicken."</w:t>
      </w: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"Lass uns nochmal auf das </w:t>
      </w:r>
      <w:r w:rsidDel="00000000" w:rsidR="00000000" w:rsidRPr="00000000">
        <w:rPr>
          <w:b w:val="1"/>
          <w:bCs w:val="1"/>
          <w:rtl w:val="0"/>
        </w:rPr>
        <w:t xml:space="preserve">Notizbuch </w:t>
      </w:r>
      <w:r w:rsidDel="00000000" w:rsidR="00000000" w:rsidRPr="00000000">
        <w:rPr>
          <w:rtl w:val="0"/>
        </w:rPr>
        <w:t xml:space="preserve">schauen! Vielleicht</w:t>
      </w:r>
      <w:r w:rsidDel="00000000" w:rsidR="00000000" w:rsidRPr="00000000">
        <w:rPr>
          <w:rtl w:val="0"/>
        </w:rPr>
        <w:t xml:space="preserve"> sind dort noch weitere Hinweise."</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User muss auf Notizbuch klicken. (dieses glänzt/wackelt vllt; vllt aber auch net nötig)</w:t>
      </w:r>
      <w:r w:rsidDel="00000000" w:rsidR="00000000" w:rsidRPr="00000000">
        <w:rPr>
          <w:rtl w:val="0"/>
        </w:rPr>
      </w:r>
    </w:p>
    <w:p w:rsidR="00000000" w:rsidDel="00000000" w:rsidP="00000000" w:rsidRDefault="00000000" w:rsidRPr="00000000" w14:paraId="000001C1">
      <w:pPr>
        <w:pStyle w:val="Heading1"/>
        <w:rPr/>
      </w:pPr>
      <w:bookmarkStart w:colFirst="0" w:colLast="0" w:name="_puy6tiyz0wbu" w:id="12"/>
      <w:bookmarkEnd w:id="12"/>
      <w:commentRangeStart w:id="24"/>
      <w:r w:rsidDel="00000000" w:rsidR="00000000" w:rsidRPr="00000000">
        <w:rPr>
          <w:rtl w:val="0"/>
        </w:rPr>
        <w:t xml:space="preserve">Gedanken - Gefühle - Körperreaktionen - Verhalten</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1C2">
      <w:pPr>
        <w:rPr/>
      </w:pPr>
      <w:r w:rsidDel="00000000" w:rsidR="00000000" w:rsidRPr="00000000">
        <w:rPr>
          <w:b w:val="1"/>
          <w:bCs w:val="1"/>
          <w:rtl w:val="0"/>
        </w:rPr>
        <w:t xml:space="preserve">Interface</w:t>
      </w:r>
      <w:r w:rsidDel="00000000" w:rsidR="00000000" w:rsidRPr="00000000">
        <w:rPr>
          <w:rtl w:val="0"/>
        </w:rPr>
        <w:t xml:space="preserve">: Notizbuch</w:t>
      </w:r>
    </w:p>
    <w:p w:rsidR="00000000" w:rsidDel="00000000" w:rsidP="00000000" w:rsidRDefault="00000000" w:rsidRPr="00000000" w14:paraId="000001C3">
      <w:pPr>
        <w:rPr/>
      </w:pPr>
      <w:r w:rsidDel="00000000" w:rsidR="00000000" w:rsidRPr="00000000">
        <w:rPr>
          <w:b w:val="1"/>
          <w:bCs w:val="1"/>
          <w:rtl w:val="0"/>
        </w:rPr>
        <w:t xml:space="preserve">Charaktere</w:t>
      </w:r>
      <w:r w:rsidDel="00000000" w:rsidR="00000000" w:rsidRPr="00000000">
        <w:rPr>
          <w:rtl w:val="0"/>
        </w:rPr>
        <w:t xml:space="preserve">: Toni ist weiterhin sichtbar und gibt Impulse. </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b w:val="1"/>
          <w:bCs w:val="1"/>
          <w:rtl w:val="0"/>
        </w:rPr>
        <w:t xml:space="preserve">Funktion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User lernt die Unterscheidung zw. Gedanken, Gefühlen, Körperreaktionen &amp; Verhalten kennen.</w:t>
      </w:r>
    </w:p>
    <w:p w:rsidR="00000000" w:rsidDel="00000000" w:rsidP="00000000" w:rsidRDefault="00000000" w:rsidRPr="00000000" w14:paraId="000001C7">
      <w:pPr>
        <w:rPr/>
      </w:pPr>
      <w:r w:rsidDel="00000000" w:rsidR="00000000" w:rsidRPr="00000000">
        <w:rPr>
          <w:rtl w:val="0"/>
        </w:rPr>
        <w:t xml:space="preserve">User beginnt zu lernen zw. hilfreichen und weniger hilfreichen Gedanken zu unterscheiden.</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b w:val="1"/>
          <w:bCs w:val="1"/>
        </w:rPr>
      </w:pPr>
      <w:r w:rsidDel="00000000" w:rsidR="00000000" w:rsidRPr="00000000">
        <w:rPr>
          <w:b w:val="1"/>
          <w:bCs w:val="1"/>
          <w:rtl w:val="0"/>
        </w:rPr>
        <w:t xml:space="preserve">Inhalt &amp; Ablauf</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Nachdem User auf das Notizbuch Icon geklickt hat, gehts ab ins Notizbuch.</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Dann erscheint Schriftzug / Text von Noen (auf magische Weise oder </w:t>
      </w:r>
      <w:r w:rsidDel="00000000" w:rsidR="00000000" w:rsidRPr="00000000">
        <w:rPr>
          <w:rtl w:val="0"/>
        </w:rPr>
        <w:t xml:space="preserve">User klickt vllt irgendwo drauf und zieht z.B. nen Sticker weg, der etwas geschriebenes verdeckt.</w:t>
      </w:r>
      <w:r w:rsidDel="00000000" w:rsidR="00000000" w:rsidRPr="00000000">
        <w:rPr>
          <w:rtl w:val="0"/>
        </w:rPr>
        <w:t xml:space="preserv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commentRangeStart w:id="25"/>
      <w:r w:rsidDel="00000000" w:rsidR="00000000" w:rsidRPr="00000000">
        <w:rPr>
          <w:rtl w:val="0"/>
        </w:rPr>
        <w:t xml:space="preserve">Grit</w:t>
      </w:r>
      <w:commentRangeEnd w:id="25"/>
      <w:r w:rsidDel="00000000" w:rsidR="00000000" w:rsidRPr="00000000">
        <w:commentReference w:id="25"/>
      </w:r>
      <w:r w:rsidDel="00000000" w:rsidR="00000000" w:rsidRPr="00000000">
        <w:rPr>
          <w:rtl w:val="0"/>
        </w:rPr>
        <w:t xml:space="preserve">: Hab das jetzt über ein Post-It (o.ä.) gelöst, das den Text erstmal verdeckt, darauf steht: “Für Toni !!! streng geheim!!! &amp; Toni sagt:</w:t>
      </w:r>
    </w:p>
    <w:p w:rsidR="00000000" w:rsidDel="00000000" w:rsidP="00000000" w:rsidRDefault="00000000" w:rsidRPr="00000000" w14:paraId="000001D0">
      <w:pPr>
        <w:rPr/>
      </w:pPr>
      <w:r w:rsidDel="00000000" w:rsidR="00000000" w:rsidRPr="00000000">
        <w:rPr>
          <w:rtl w:val="0"/>
        </w:rPr>
        <w:t xml:space="preserve">“Schau mal, was ist das? Eine Botschaft von Noen… an mich…?”</w:t>
      </w:r>
    </w:p>
    <w:p w:rsidR="00000000" w:rsidDel="00000000" w:rsidP="00000000" w:rsidRDefault="00000000" w:rsidRPr="00000000" w14:paraId="000001D1">
      <w:pPr>
        <w:rPr/>
      </w:pPr>
      <w:r w:rsidDel="00000000" w:rsidR="00000000" w:rsidRPr="00000000">
        <w:rPr>
          <w:rtl w:val="0"/>
        </w:rPr>
        <w:t xml:space="preserve">→ Dann kann User*in auf das Pot-It klicken, das dann den Textanfang freigibt. Übr einen Weiter-Button (o.ä.) kann dann wieder nach und nach der gesamte Text freigelegt werden.</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Auf der </w:t>
      </w:r>
      <w:del w:author="Grit Schuster" w:id="0" w:date="2026-03-07T19:32:17Z">
        <w:r w:rsidDel="00000000" w:rsidR="00000000" w:rsidRPr="00000000">
          <w:rPr>
            <w:rtl w:val="0"/>
          </w:rPr>
          <w:delText xml:space="preserve">nächsten </w:delText>
        </w:r>
      </w:del>
      <w:r w:rsidDel="00000000" w:rsidR="00000000" w:rsidRPr="00000000">
        <w:rPr>
          <w:rtl w:val="0"/>
        </w:rPr>
        <w:t xml:space="preserve">Seite taucht dann eine Art "mystischer" Brief von Noen auf (Wieder Noen’s Schrift):</w:t>
      </w: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ind w:left="720" w:firstLine="0"/>
        <w:rPr>
          <w:i w:val="1"/>
          <w:iCs w:val="1"/>
        </w:rPr>
      </w:pPr>
      <w:r w:rsidDel="00000000" w:rsidR="00000000" w:rsidRPr="00000000">
        <w:rPr>
          <w:i w:val="1"/>
          <w:iCs w:val="1"/>
          <w:rtl w:val="0"/>
        </w:rPr>
        <w:t xml:space="preserve">Lieber Toni,</w:t>
      </w:r>
    </w:p>
    <w:p w:rsidR="00000000" w:rsidDel="00000000" w:rsidP="00000000" w:rsidRDefault="00000000" w:rsidRPr="00000000" w14:paraId="000001D6">
      <w:pPr>
        <w:ind w:left="720" w:firstLine="0"/>
        <w:rPr>
          <w:i w:val="1"/>
          <w:iCs w:val="1"/>
        </w:rPr>
      </w:pPr>
      <w:r w:rsidDel="00000000" w:rsidR="00000000" w:rsidRPr="00000000">
        <w:rPr>
          <w:i w:val="1"/>
          <w:iCs w:val="1"/>
          <w:rtl w:val="0"/>
        </w:rPr>
        <w:t xml:space="preserve">wenn du das hier liest, dann bist du vermutlich gerade auf der Suche nach mir.</w:t>
      </w:r>
    </w:p>
    <w:p w:rsidR="00000000" w:rsidDel="00000000" w:rsidP="00000000" w:rsidRDefault="00000000" w:rsidRPr="00000000" w14:paraId="000001D7">
      <w:pPr>
        <w:ind w:left="720" w:firstLine="0"/>
        <w:rPr>
          <w:i w:val="1"/>
          <w:iCs w:val="1"/>
        </w:rPr>
      </w:pPr>
      <w:r w:rsidDel="00000000" w:rsidR="00000000" w:rsidRPr="00000000">
        <w:rPr>
          <w:i w:val="1"/>
          <w:iCs w:val="1"/>
          <w:rtl w:val="0"/>
        </w:rPr>
        <w:t xml:space="preserve">Ich habe schon befürchtet, dass der Tag kommen wird, an dem wir uns verlieren.</w:t>
      </w:r>
    </w:p>
    <w:p w:rsidR="00000000" w:rsidDel="00000000" w:rsidP="00000000" w:rsidRDefault="00000000" w:rsidRPr="00000000" w14:paraId="000001D8">
      <w:pPr>
        <w:ind w:left="720" w:firstLine="0"/>
        <w:rPr>
          <w:i w:val="1"/>
          <w:iCs w:val="1"/>
        </w:rPr>
      </w:pPr>
      <w:r w:rsidDel="00000000" w:rsidR="00000000" w:rsidRPr="00000000">
        <w:rPr>
          <w:i w:val="1"/>
          <w:iCs w:val="1"/>
          <w:rtl w:val="0"/>
        </w:rPr>
        <w:t xml:space="preserve">Ich wollte nicht gehen. </w:t>
      </w:r>
    </w:p>
    <w:p w:rsidR="00000000" w:rsidDel="00000000" w:rsidP="00000000" w:rsidRDefault="00000000" w:rsidRPr="00000000" w14:paraId="000001D9">
      <w:pPr>
        <w:ind w:left="720" w:firstLine="0"/>
        <w:rPr>
          <w:i w:val="1"/>
          <w:iCs w:val="1"/>
        </w:rPr>
      </w:pPr>
      <w:r w:rsidDel="00000000" w:rsidR="00000000" w:rsidRPr="00000000">
        <w:rPr>
          <w:i w:val="1"/>
          <w:iCs w:val="1"/>
          <w:rtl w:val="0"/>
        </w:rPr>
        <w:t xml:space="preserve">Doch ich musste.</w:t>
      </w:r>
    </w:p>
    <w:p w:rsidR="00000000" w:rsidDel="00000000" w:rsidP="00000000" w:rsidRDefault="00000000" w:rsidRPr="00000000" w14:paraId="000001DA">
      <w:pPr>
        <w:ind w:left="720" w:firstLine="0"/>
        <w:rPr>
          <w:i w:val="1"/>
          <w:iCs w:val="1"/>
        </w:rPr>
      </w:pPr>
      <w:r w:rsidDel="00000000" w:rsidR="00000000" w:rsidRPr="00000000">
        <w:rPr>
          <w:i w:val="1"/>
          <w:iCs w:val="1"/>
          <w:rtl w:val="0"/>
        </w:rPr>
        <w:t xml:space="preserve">Ich wurde getrieben.</w:t>
      </w:r>
    </w:p>
    <w:p w:rsidR="00000000" w:rsidDel="00000000" w:rsidP="00000000" w:rsidRDefault="00000000" w:rsidRPr="00000000" w14:paraId="000001DB">
      <w:pPr>
        <w:ind w:left="720" w:firstLine="0"/>
        <w:rPr>
          <w:i w:val="1"/>
          <w:iCs w:val="1"/>
        </w:rPr>
      </w:pPr>
      <w:r w:rsidDel="00000000" w:rsidR="00000000" w:rsidRPr="00000000">
        <w:rPr>
          <w:i w:val="1"/>
          <w:iCs w:val="1"/>
          <w:rtl w:val="0"/>
        </w:rPr>
        <w:t xml:space="preserve">Ich wurde vertrieben. Ich wurde verdrängt.</w:t>
      </w:r>
    </w:p>
    <w:p w:rsidR="00000000" w:rsidDel="00000000" w:rsidP="00000000" w:rsidRDefault="00000000" w:rsidRPr="00000000" w14:paraId="000001DC">
      <w:pPr>
        <w:ind w:left="720" w:firstLine="0"/>
        <w:rPr>
          <w:i w:val="1"/>
          <w:iCs w:val="1"/>
        </w:rPr>
      </w:pPr>
      <w:r w:rsidDel="00000000" w:rsidR="00000000" w:rsidRPr="00000000">
        <w:rPr>
          <w:i w:val="1"/>
          <w:iCs w:val="1"/>
          <w:rtl w:val="0"/>
        </w:rPr>
        <w:t xml:space="preserve">Von Lärm. Von Angst. Von Druck. Von Chaos.</w:t>
      </w:r>
    </w:p>
    <w:p w:rsidR="00000000" w:rsidDel="00000000" w:rsidP="00000000" w:rsidRDefault="00000000" w:rsidRPr="00000000" w14:paraId="000001DD">
      <w:pPr>
        <w:ind w:left="720" w:firstLine="0"/>
        <w:rPr>
          <w:i w:val="1"/>
          <w:iCs w:val="1"/>
        </w:rPr>
      </w:pPr>
      <w:r w:rsidDel="00000000" w:rsidR="00000000" w:rsidRPr="00000000">
        <w:rPr>
          <w:i w:val="1"/>
          <w:iCs w:val="1"/>
          <w:rtl w:val="0"/>
        </w:rPr>
        <w:t xml:space="preserve">Ich vermisse dich, Toni.</w:t>
      </w:r>
    </w:p>
    <w:p w:rsidR="00000000" w:rsidDel="00000000" w:rsidP="00000000" w:rsidRDefault="00000000" w:rsidRPr="00000000" w14:paraId="000001DE">
      <w:pPr>
        <w:ind w:left="720" w:firstLine="0"/>
        <w:rPr>
          <w:i w:val="1"/>
          <w:iCs w:val="1"/>
        </w:rPr>
      </w:pPr>
      <w:r w:rsidDel="00000000" w:rsidR="00000000" w:rsidRPr="00000000">
        <w:rPr>
          <w:i w:val="1"/>
          <w:iCs w:val="1"/>
          <w:rtl w:val="0"/>
        </w:rPr>
        <w:t xml:space="preserve">In Liebe</w:t>
      </w:r>
    </w:p>
    <w:p w:rsidR="00000000" w:rsidDel="00000000" w:rsidP="00000000" w:rsidRDefault="00000000" w:rsidRPr="00000000" w14:paraId="000001DF">
      <w:pPr>
        <w:ind w:left="720" w:firstLine="0"/>
        <w:rPr>
          <w:i w:val="1"/>
          <w:iCs w:val="1"/>
        </w:rPr>
      </w:pPr>
      <w:r w:rsidDel="00000000" w:rsidR="00000000" w:rsidRPr="00000000">
        <w:rPr>
          <w:i w:val="1"/>
          <w:iCs w:val="1"/>
          <w:rtl w:val="0"/>
        </w:rPr>
        <w:t xml:space="preserve">Noen</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Noen "schreibt" weiter ... // Text von Noen taucht auf magische Weise auf der nächsten Seite / den nächsten Seiten auf.</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ind w:left="720" w:firstLine="0"/>
        <w:rPr>
          <w:i w:val="1"/>
          <w:iCs w:val="1"/>
        </w:rPr>
      </w:pPr>
      <w:r w:rsidDel="00000000" w:rsidR="00000000" w:rsidRPr="00000000">
        <w:rPr>
          <w:i w:val="1"/>
          <w:iCs w:val="1"/>
          <w:rtl w:val="0"/>
        </w:rPr>
        <w:t xml:space="preserve">In mir drin wurde es zu laut.</w:t>
      </w:r>
    </w:p>
    <w:p w:rsidR="00000000" w:rsidDel="00000000" w:rsidP="00000000" w:rsidRDefault="00000000" w:rsidRPr="00000000" w14:paraId="000001E4">
      <w:pPr>
        <w:ind w:left="720" w:firstLine="0"/>
        <w:rPr>
          <w:i w:val="1"/>
          <w:iCs w:val="1"/>
        </w:rPr>
      </w:pPr>
      <w:r w:rsidDel="00000000" w:rsidR="00000000" w:rsidRPr="00000000">
        <w:rPr>
          <w:i w:val="1"/>
          <w:iCs w:val="1"/>
          <w:rtl w:val="0"/>
        </w:rPr>
        <w:t xml:space="preserve">Ich wusste nicht mehr, was ich machen sollte.</w:t>
      </w:r>
    </w:p>
    <w:p w:rsidR="00000000" w:rsidDel="00000000" w:rsidP="00000000" w:rsidRDefault="00000000" w:rsidRPr="00000000" w14:paraId="000001E5">
      <w:pPr>
        <w:ind w:left="720" w:firstLine="0"/>
        <w:rPr>
          <w:i w:val="1"/>
          <w:iCs w:val="1"/>
        </w:rPr>
      </w:pPr>
      <w:r w:rsidDel="00000000" w:rsidR="00000000" w:rsidRPr="00000000">
        <w:rPr>
          <w:i w:val="1"/>
          <w:iCs w:val="1"/>
          <w:rtl w:val="0"/>
        </w:rPr>
        <w:t xml:space="preserve">Es war nur noch Chaos im Kopf.</w:t>
      </w:r>
    </w:p>
    <w:p w:rsidR="00000000" w:rsidDel="00000000" w:rsidP="00000000" w:rsidRDefault="00000000" w:rsidRPr="00000000" w14:paraId="000001E6">
      <w:pPr>
        <w:ind w:left="720" w:firstLine="0"/>
        <w:rPr>
          <w:i w:val="1"/>
          <w:iCs w:val="1"/>
        </w:rPr>
      </w:pPr>
      <w:r w:rsidDel="00000000" w:rsidR="00000000" w:rsidRPr="00000000">
        <w:rPr>
          <w:i w:val="1"/>
          <w:iCs w:val="1"/>
          <w:rtl w:val="0"/>
        </w:rPr>
        <w:t xml:space="preserve">Engelchen und Teufelchen auf meinen Schultern. Die verschiedensten kleinen Monsterchen riefen durcheinander.</w:t>
      </w:r>
    </w:p>
    <w:p w:rsidR="00000000" w:rsidDel="00000000" w:rsidP="00000000" w:rsidRDefault="00000000" w:rsidRPr="00000000" w14:paraId="000001E7">
      <w:pPr>
        <w:ind w:left="720" w:firstLine="0"/>
        <w:rPr>
          <w:i w:val="1"/>
          <w:iCs w:val="1"/>
        </w:rPr>
      </w:pPr>
      <w:r w:rsidDel="00000000" w:rsidR="00000000" w:rsidRPr="00000000">
        <w:rPr>
          <w:rtl w:val="0"/>
        </w:rPr>
      </w:r>
    </w:p>
    <w:p w:rsidR="00000000" w:rsidDel="00000000" w:rsidP="00000000" w:rsidRDefault="00000000" w:rsidRPr="00000000" w14:paraId="000001E8">
      <w:pPr>
        <w:ind w:left="720" w:firstLine="0"/>
        <w:rPr>
          <w:i w:val="1"/>
          <w:iCs w:val="1"/>
        </w:rPr>
      </w:pPr>
      <w:r w:rsidDel="00000000" w:rsidR="00000000" w:rsidRPr="00000000">
        <w:rPr>
          <w:i w:val="1"/>
          <w:iCs w:val="1"/>
          <w:rtl w:val="0"/>
        </w:rPr>
        <w:t xml:space="preserve">Mein ganzer Körper war soo angespannt. Mir war soo heiß.</w:t>
      </w:r>
    </w:p>
    <w:p w:rsidR="00000000" w:rsidDel="00000000" w:rsidP="00000000" w:rsidRDefault="00000000" w:rsidRPr="00000000" w14:paraId="000001E9">
      <w:pPr>
        <w:ind w:left="720" w:firstLine="0"/>
        <w:rPr>
          <w:i w:val="1"/>
          <w:iCs w:val="1"/>
        </w:rPr>
      </w:pPr>
      <w:r w:rsidDel="00000000" w:rsidR="00000000" w:rsidRPr="00000000">
        <w:rPr>
          <w:i w:val="1"/>
          <w:iCs w:val="1"/>
          <w:rtl w:val="0"/>
        </w:rPr>
        <w:t xml:space="preserve">Ich schwitzte. Ich zitterte. Mein Herz raste wie verrückt.</w:t>
      </w:r>
    </w:p>
    <w:p w:rsidR="00000000" w:rsidDel="00000000" w:rsidP="00000000" w:rsidRDefault="00000000" w:rsidRPr="00000000" w14:paraId="000001EA">
      <w:pPr>
        <w:ind w:left="720" w:firstLine="0"/>
        <w:rPr>
          <w:i w:val="1"/>
          <w:iCs w:val="1"/>
        </w:rPr>
      </w:pPr>
      <w:r w:rsidDel="00000000" w:rsidR="00000000" w:rsidRPr="00000000">
        <w:rPr>
          <w:rtl w:val="0"/>
        </w:rPr>
      </w:r>
    </w:p>
    <w:p w:rsidR="00000000" w:rsidDel="00000000" w:rsidP="00000000" w:rsidRDefault="00000000" w:rsidRPr="00000000" w14:paraId="000001EB">
      <w:pPr>
        <w:ind w:left="720" w:firstLine="0"/>
        <w:rPr>
          <w:i w:val="1"/>
          <w:iCs w:val="1"/>
        </w:rPr>
      </w:pPr>
      <w:r w:rsidDel="00000000" w:rsidR="00000000" w:rsidRPr="00000000">
        <w:rPr>
          <w:i w:val="1"/>
          <w:iCs w:val="1"/>
          <w:rtl w:val="0"/>
        </w:rPr>
        <w:t xml:space="preserve">Ich wusste auch nicht mehr, was ich machen sollte.</w:t>
      </w:r>
    </w:p>
    <w:p w:rsidR="00000000" w:rsidDel="00000000" w:rsidP="00000000" w:rsidRDefault="00000000" w:rsidRPr="00000000" w14:paraId="000001EC">
      <w:pPr>
        <w:ind w:left="720" w:firstLine="0"/>
        <w:rPr>
          <w:i w:val="1"/>
          <w:iCs w:val="1"/>
        </w:rPr>
      </w:pPr>
      <w:r w:rsidDel="00000000" w:rsidR="00000000" w:rsidRPr="00000000">
        <w:rPr>
          <w:i w:val="1"/>
          <w:iCs w:val="1"/>
          <w:rtl w:val="0"/>
        </w:rPr>
        <w:t xml:space="preserve">Ich wollte kämpfen! Doch gegen wen?</w:t>
      </w:r>
    </w:p>
    <w:p w:rsidR="00000000" w:rsidDel="00000000" w:rsidP="00000000" w:rsidRDefault="00000000" w:rsidRPr="00000000" w14:paraId="000001ED">
      <w:pPr>
        <w:ind w:left="720" w:firstLine="0"/>
        <w:rPr>
          <w:i w:val="1"/>
          <w:iCs w:val="1"/>
        </w:rPr>
      </w:pPr>
      <w:r w:rsidDel="00000000" w:rsidR="00000000" w:rsidRPr="00000000">
        <w:rPr>
          <w:i w:val="1"/>
          <w:iCs w:val="1"/>
          <w:rtl w:val="0"/>
        </w:rPr>
        <w:t xml:space="preserve">Ich konnte auch kaum, da ich wie eingefroren war.</w:t>
      </w:r>
    </w:p>
    <w:p w:rsidR="00000000" w:rsidDel="00000000" w:rsidP="00000000" w:rsidRDefault="00000000" w:rsidRPr="00000000" w14:paraId="000001EE">
      <w:pPr>
        <w:ind w:left="720" w:firstLine="0"/>
        <w:rPr>
          <w:i w:val="1"/>
          <w:iCs w:val="1"/>
        </w:rPr>
      </w:pPr>
      <w:r w:rsidDel="00000000" w:rsidR="00000000" w:rsidRPr="00000000">
        <w:rPr>
          <w:rtl w:val="0"/>
        </w:rPr>
      </w:r>
    </w:p>
    <w:p w:rsidR="00000000" w:rsidDel="00000000" w:rsidP="00000000" w:rsidRDefault="00000000" w:rsidRPr="00000000" w14:paraId="000001EF">
      <w:pPr>
        <w:ind w:left="720" w:firstLine="0"/>
        <w:rPr>
          <w:i w:val="1"/>
          <w:iCs w:val="1"/>
        </w:rPr>
      </w:pPr>
      <w:r w:rsidDel="00000000" w:rsidR="00000000" w:rsidRPr="00000000">
        <w:rPr>
          <w:i w:val="1"/>
          <w:iCs w:val="1"/>
          <w:rtl w:val="0"/>
        </w:rPr>
        <w:t xml:space="preserve">Schließlich musste ich fliehen. </w:t>
      </w:r>
    </w:p>
    <w:p w:rsidR="00000000" w:rsidDel="00000000" w:rsidP="00000000" w:rsidRDefault="00000000" w:rsidRPr="00000000" w14:paraId="000001F0">
      <w:pPr>
        <w:ind w:left="720" w:firstLine="0"/>
        <w:rPr>
          <w:i w:val="1"/>
          <w:iCs w:val="1"/>
        </w:rPr>
      </w:pPr>
      <w:r w:rsidDel="00000000" w:rsidR="00000000" w:rsidRPr="00000000">
        <w:rPr>
          <w:rtl w:val="0"/>
        </w:rPr>
      </w:r>
    </w:p>
    <w:p w:rsidR="00000000" w:rsidDel="00000000" w:rsidP="00000000" w:rsidRDefault="00000000" w:rsidRPr="00000000" w14:paraId="000001F1">
      <w:pPr>
        <w:ind w:left="720" w:firstLine="0"/>
        <w:rPr>
          <w:i w:val="1"/>
          <w:iCs w:val="1"/>
        </w:rPr>
      </w:pPr>
      <w:r w:rsidDel="00000000" w:rsidR="00000000" w:rsidRPr="00000000">
        <w:rPr>
          <w:i w:val="1"/>
          <w:iCs w:val="1"/>
          <w:rtl w:val="0"/>
        </w:rPr>
        <w:t xml:space="preserve">Ich hatte Angst. Ich war wütend!!!! und hinterher ganz schön traurig.</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ind w:firstLine="720"/>
        <w:rPr>
          <w:i w:val="1"/>
          <w:iCs w:val="1"/>
        </w:rPr>
      </w:pPr>
      <w:r w:rsidDel="00000000" w:rsidR="00000000" w:rsidRPr="00000000">
        <w:rPr>
          <w:i w:val="1"/>
          <w:iCs w:val="1"/>
          <w:rtl w:val="0"/>
        </w:rPr>
        <w:t xml:space="preserve">Ich war völlig neben mir. Ich war nicht mehr ich selbst.</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Da es dann einfach nicht weiter geht. Also kein neuer Text erscheint wird Toni frustriert:</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Toni sagt: "Und dann?? Was ist dann passiert? Noen?"</w:t>
      </w:r>
    </w:p>
    <w:p w:rsidR="00000000" w:rsidDel="00000000" w:rsidP="00000000" w:rsidRDefault="00000000" w:rsidRPr="00000000" w14:paraId="000001F8">
      <w:pPr>
        <w:rPr/>
      </w:pPr>
      <w:r w:rsidDel="00000000" w:rsidR="00000000" w:rsidRPr="00000000">
        <w:rPr>
          <w:rtl w:val="0"/>
        </w:rPr>
        <w:t xml:space="preserve">"Warum schreibst du immer so komisch?!"</w:t>
      </w:r>
    </w:p>
    <w:p w:rsidR="00000000" w:rsidDel="00000000" w:rsidP="00000000" w:rsidRDefault="00000000" w:rsidRPr="00000000" w14:paraId="000001F9">
      <w:pPr>
        <w:rPr/>
      </w:pPr>
      <w:r w:rsidDel="00000000" w:rsidR="00000000" w:rsidRPr="00000000">
        <w:rPr>
          <w:rtl w:val="0"/>
        </w:rPr>
        <w:t xml:space="preserve">"Was hast du dann gemacht? Wo bist du dann hin?"</w:t>
      </w:r>
    </w:p>
    <w:p w:rsidR="00000000" w:rsidDel="00000000" w:rsidP="00000000" w:rsidRDefault="00000000" w:rsidRPr="00000000" w14:paraId="000001FA">
      <w:pPr>
        <w:rPr/>
      </w:pPr>
      <w:r w:rsidDel="00000000" w:rsidR="00000000" w:rsidRPr="00000000">
        <w:rPr>
          <w:rtl w:val="0"/>
        </w:rPr>
        <w:t xml:space="preserve">"Jetzt habe ich auch richtiges Chaos im Kopf."</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commentRangeStart w:id="26"/>
      <w:commentRangeStart w:id="27"/>
      <w:r w:rsidDel="00000000" w:rsidR="00000000" w:rsidRPr="00000000">
        <w:rPr>
          <w:rtl w:val="0"/>
        </w:rPr>
        <w:t xml:space="preserve">Toni schreibt wie wild ins Notizbuch: Wörter &amp; Halbsätze, also Gedanken, Gefühle (emotional sowie körperlich), Verhalten. Als wenn Toni brainwriting mäßig alles durcheinander runterschreibt was in Toni’s Kopf gerade umschwirrt. Vllt kritzelt Toni auch, so dass es richtig chaotisch ausschaut.</w:t>
      </w:r>
      <w:commentRangeEnd w:id="26"/>
      <w:r w:rsidDel="00000000" w:rsidR="00000000" w:rsidRPr="00000000">
        <w:commentReference w:id="26"/>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commentRangeStart w:id="28"/>
      <w:r w:rsidDel="00000000" w:rsidR="00000000" w:rsidRPr="00000000">
        <w:rPr>
          <w:rtl w:val="0"/>
        </w:rPr>
        <w:t xml:space="preserve">Ich habe mal alle Wortgruppen in diesem Text integriert:</w:t>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“Noen?? Wo bist du??? ... Ich kann nicht klar denken, meine Hände zittern gerade so sehr, ich sitze hier nur rum und starre auf diese Seite und alles verschwimmt... ich hab Angst und bin auch wütend und traurig, alles gleichzeitig.</w:t>
      </w:r>
    </w:p>
    <w:p w:rsidR="00000000" w:rsidDel="00000000" w:rsidP="00000000" w:rsidRDefault="00000000" w:rsidRPr="00000000" w14:paraId="00000200">
      <w:pPr>
        <w:rPr/>
      </w:pPr>
      <w:r w:rsidDel="00000000" w:rsidR="00000000" w:rsidRPr="00000000">
        <w:rPr>
          <w:rtl w:val="0"/>
        </w:rPr>
        <w:t xml:space="preserve">Wie soll ich jetzt ohne Noen klar kommen, wie soll ich überhaupt irgendwas machen, ich weiß nicht mal, was ich gerade fühle, es ist einfach nur Chaos.</w:t>
      </w:r>
    </w:p>
    <w:p w:rsidR="00000000" w:rsidDel="00000000" w:rsidP="00000000" w:rsidRDefault="00000000" w:rsidRPr="00000000" w14:paraId="00000201">
      <w:pPr>
        <w:rPr/>
      </w:pPr>
      <w:r w:rsidDel="00000000" w:rsidR="00000000" w:rsidRPr="00000000">
        <w:rPr>
          <w:rtl w:val="0"/>
        </w:rPr>
        <w:t xml:space="preserve">Hab ich das echt nicht gemerkt, wie konnt ich so egoistisch sein, warum hab ich nicht mehr gefragt, ich hätte einfach mehr fragen sollen, einfach nur fragen…</w:t>
      </w:r>
    </w:p>
    <w:p w:rsidR="00000000" w:rsidDel="00000000" w:rsidP="00000000" w:rsidRDefault="00000000" w:rsidRPr="00000000" w14:paraId="00000202">
      <w:pPr>
        <w:rPr/>
      </w:pPr>
      <w:r w:rsidDel="00000000" w:rsidR="00000000" w:rsidRPr="00000000">
        <w:rPr>
          <w:rtl w:val="0"/>
        </w:rPr>
        <w:t xml:space="preserve">Wegen dieser Prüfung? Echt jetzt? Oder war’s was anderes, was ich komplett übersehen hab?</w:t>
      </w:r>
    </w:p>
    <w:p w:rsidR="00000000" w:rsidDel="00000000" w:rsidP="00000000" w:rsidRDefault="00000000" w:rsidRPr="00000000" w14:paraId="00000203">
      <w:pPr>
        <w:rPr/>
      </w:pPr>
      <w:r w:rsidDel="00000000" w:rsidR="00000000" w:rsidRPr="00000000">
        <w:rPr>
          <w:rtl w:val="0"/>
        </w:rPr>
        <w:t xml:space="preserve">Hatten sich Furi und Noen nicht zuletzt gestritten, war das vielleicht?… keine Ahnung. Furi wird auch ausflippen, wenn ich das erzähl, ich weiß nicht mal, wie ich das sagen soll.</w:t>
      </w:r>
    </w:p>
    <w:p w:rsidR="00000000" w:rsidDel="00000000" w:rsidP="00000000" w:rsidRDefault="00000000" w:rsidRPr="00000000" w14:paraId="00000204">
      <w:pPr>
        <w:rPr/>
      </w:pPr>
      <w:r w:rsidDel="00000000" w:rsidR="00000000" w:rsidRPr="00000000">
        <w:rPr>
          <w:rtl w:val="0"/>
        </w:rPr>
        <w:t xml:space="preserve">Was soll ich nur machen, ich dreh mich im Kreis, ich kann nicht mal einen klaren Satz denken, mein Herz pocht richtig, alles ist so laut in meinem Kopf und gleichzeitig so leer. Noen, bitte…”</w:t>
      </w:r>
    </w:p>
    <w:p w:rsidR="00000000" w:rsidDel="00000000" w:rsidP="00000000" w:rsidRDefault="00000000" w:rsidRPr="00000000" w14:paraId="00000205">
      <w:pPr>
        <w:rPr/>
      </w:pPr>
      <w:r w:rsidDel="00000000" w:rsidR="00000000" w:rsidRPr="00000000">
        <w:rPr>
          <w:rtl w:val="0"/>
        </w:rPr>
      </w:r>
    </w:p>
    <w:tbl>
      <w:tblPr>
        <w:tblStyle w:val="Table1"/>
        <w:tblW w:w="117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05"/>
        <w:gridCol w:w="4995"/>
        <w:tblGridChange w:id="0">
          <w:tblGrid>
            <w:gridCol w:w="6705"/>
            <w:gridCol w:w="4995"/>
          </w:tblGrid>
        </w:tblGridChange>
      </w:tblGrid>
      <w:tr>
        <w:trPr>
          <w:cantSplit w:val="0"/>
          <w:trHeight w:val="491.1914062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Aussagen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Korrekte Zuordnung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"Noen?? wo bist du?"</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Gedanke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"hab ich das echt nicht gemerkt"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pPr>
            <w:r w:rsidDel="00000000" w:rsidR="00000000" w:rsidRPr="00000000">
              <w:rPr>
                <w:rtl w:val="0"/>
              </w:rPr>
              <w:t xml:space="preserve">Gedanke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"ich hätte einfach mehr fragen sollen"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pPr>
            <w:r w:rsidDel="00000000" w:rsidR="00000000" w:rsidRPr="00000000">
              <w:rPr>
                <w:rtl w:val="0"/>
              </w:rPr>
              <w:t xml:space="preserve">Gedanke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“wegen dieser Prüfung?”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pPr>
            <w:r w:rsidDel="00000000" w:rsidR="00000000" w:rsidRPr="00000000">
              <w:rPr>
                <w:rtl w:val="0"/>
              </w:rPr>
              <w:t xml:space="preserve">Gedanke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“wie konnt ich so egoistisch sein?!”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pPr>
            <w:r w:rsidDel="00000000" w:rsidR="00000000" w:rsidRPr="00000000">
              <w:rPr>
                <w:rtl w:val="0"/>
              </w:rPr>
              <w:t xml:space="preserve">Gedanke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"wie soll ich jetzt ohne Noen klar kommen?"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pPr>
            <w:r w:rsidDel="00000000" w:rsidR="00000000" w:rsidRPr="00000000">
              <w:rPr>
                <w:rtl w:val="0"/>
              </w:rPr>
              <w:t xml:space="preserve">Gedanke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“mein Herz pocht richtig”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pPr>
            <w:r w:rsidDel="00000000" w:rsidR="00000000" w:rsidRPr="00000000">
              <w:rPr>
                <w:rtl w:val="0"/>
              </w:rPr>
              <w:t xml:space="preserve">Körper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"meine Hände zittern gerade"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pPr>
            <w:r w:rsidDel="00000000" w:rsidR="00000000" w:rsidRPr="00000000">
              <w:rPr>
                <w:rtl w:val="0"/>
              </w:rPr>
              <w:t xml:space="preserve">Körper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“ich hab Angst”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pPr>
            <w:r w:rsidDel="00000000" w:rsidR="00000000" w:rsidRPr="00000000">
              <w:rPr>
                <w:rtl w:val="0"/>
              </w:rPr>
              <w:t xml:space="preserve">Gefühl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“und bin auch wütend und traurig, alles gleichzeitig”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pPr>
            <w:r w:rsidDel="00000000" w:rsidR="00000000" w:rsidRPr="00000000">
              <w:rPr>
                <w:rtl w:val="0"/>
              </w:rPr>
              <w:t xml:space="preserve">Gefühl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"Furi wird auch ausflippen wenn ich das erzähl"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pPr>
            <w:r w:rsidDel="00000000" w:rsidR="00000000" w:rsidRPr="00000000">
              <w:rPr>
                <w:rtl w:val="0"/>
              </w:rPr>
              <w:t xml:space="preserve">Gedanke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rPr>
                <w:b w:val="1"/>
                <w:bCs w:val="1"/>
              </w:rPr>
            </w:pPr>
            <w:r w:rsidDel="00000000" w:rsidR="00000000" w:rsidRPr="00000000">
              <w:rPr>
                <w:rtl w:val="0"/>
              </w:rPr>
              <w:t xml:space="preserve">"Hatten sich Furi und Noen nicht zuletzt gestritten?"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pPr>
            <w:r w:rsidDel="00000000" w:rsidR="00000000" w:rsidRPr="00000000">
              <w:rPr>
                <w:rtl w:val="0"/>
              </w:rPr>
              <w:t xml:space="preserve">Gedanke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"Was soll ich nur machen?”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pPr>
            <w:r w:rsidDel="00000000" w:rsidR="00000000" w:rsidRPr="00000000">
              <w:rPr>
                <w:rtl w:val="0"/>
              </w:rPr>
              <w:t xml:space="preserve">Gedanke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“sitze hier nur rum”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pPr>
            <w:r w:rsidDel="00000000" w:rsidR="00000000" w:rsidRPr="00000000">
              <w:rPr>
                <w:rtl w:val="0"/>
              </w:rPr>
              <w:t xml:space="preserve">Verhalten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"starre auf diese Seite"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pPr>
            <w:r w:rsidDel="00000000" w:rsidR="00000000" w:rsidRPr="00000000">
              <w:rPr>
                <w:rtl w:val="0"/>
              </w:rPr>
              <w:t xml:space="preserve">Verhalten</w:t>
            </w:r>
          </w:p>
        </w:tc>
      </w:tr>
    </w:tbl>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Dann spricht Toni wieder mit User: "Uff, dass runterzuschreiben hat schon irgendwie gut getan, aber kannst du mir helfen, das mal ein bisschen zu sortieren?"</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b w:val="1"/>
          <w:bCs w:val="1"/>
        </w:rPr>
      </w:pPr>
      <w:commentRangeStart w:id="29"/>
      <w:commentRangeStart w:id="30"/>
      <w:r w:rsidDel="00000000" w:rsidR="00000000" w:rsidRPr="00000000">
        <w:rPr>
          <w:b w:val="1"/>
          <w:bCs w:val="1"/>
          <w:rtl w:val="0"/>
        </w:rPr>
        <w:t xml:space="preserve">4 Felder erscheinen mit Symbolen für</w:t>
      </w:r>
      <w:commentRangeEnd w:id="29"/>
      <w:r w:rsidDel="00000000" w:rsidR="00000000" w:rsidRPr="00000000">
        <w:commentReference w:id="29"/>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22A">
      <w:pPr>
        <w:numPr>
          <w:ilvl w:val="0"/>
          <w:numId w:val="17"/>
        </w:numPr>
        <w:ind w:left="720" w:hanging="360"/>
        <w:rPr>
          <w:u w:val="none"/>
        </w:rPr>
      </w:pPr>
      <w:r w:rsidDel="00000000" w:rsidR="00000000" w:rsidRPr="00000000">
        <w:rPr>
          <w:rtl w:val="0"/>
        </w:rPr>
        <w:t xml:space="preserve">Gedanken</w:t>
      </w:r>
    </w:p>
    <w:p w:rsidR="00000000" w:rsidDel="00000000" w:rsidP="00000000" w:rsidRDefault="00000000" w:rsidRPr="00000000" w14:paraId="0000022B">
      <w:pPr>
        <w:numPr>
          <w:ilvl w:val="0"/>
          <w:numId w:val="17"/>
        </w:numPr>
        <w:ind w:left="720" w:hanging="360"/>
        <w:rPr>
          <w:u w:val="none"/>
        </w:rPr>
      </w:pPr>
      <w:r w:rsidDel="00000000" w:rsidR="00000000" w:rsidRPr="00000000">
        <w:rPr>
          <w:rtl w:val="0"/>
        </w:rPr>
        <w:t xml:space="preserve">Gefühle (emotional)</w:t>
      </w:r>
    </w:p>
    <w:p w:rsidR="00000000" w:rsidDel="00000000" w:rsidP="00000000" w:rsidRDefault="00000000" w:rsidRPr="00000000" w14:paraId="0000022C">
      <w:pPr>
        <w:numPr>
          <w:ilvl w:val="0"/>
          <w:numId w:val="17"/>
        </w:numPr>
        <w:ind w:left="720" w:hanging="360"/>
        <w:rPr>
          <w:u w:val="none"/>
        </w:rPr>
      </w:pPr>
      <w:r w:rsidDel="00000000" w:rsidR="00000000" w:rsidRPr="00000000">
        <w:rPr>
          <w:rtl w:val="0"/>
        </w:rPr>
        <w:t xml:space="preserve">Verhalten</w:t>
      </w:r>
    </w:p>
    <w:p w:rsidR="00000000" w:rsidDel="00000000" w:rsidP="00000000" w:rsidRDefault="00000000" w:rsidRPr="00000000" w14:paraId="0000022D">
      <w:pPr>
        <w:numPr>
          <w:ilvl w:val="0"/>
          <w:numId w:val="17"/>
        </w:numPr>
        <w:ind w:left="720" w:hanging="360"/>
        <w:rPr>
          <w:u w:val="none"/>
        </w:rPr>
      </w:pPr>
      <w:r w:rsidDel="00000000" w:rsidR="00000000" w:rsidRPr="00000000">
        <w:rPr>
          <w:rtl w:val="0"/>
        </w:rPr>
        <w:t xml:space="preserve">Körperreaktionen</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commentRangeStart w:id="31"/>
      <w:commentRangeStart w:id="32"/>
      <w:commentRangeStart w:id="33"/>
      <w:commentRangeStart w:id="34"/>
      <w:commentRangeStart w:id="35"/>
      <w:r w:rsidDel="00000000" w:rsidR="00000000" w:rsidRPr="00000000">
        <w:rPr>
          <w:rtl w:val="0"/>
        </w:rPr>
        <w:t xml:space="preserve">Wenn etwas falsch platziert wird, rutscht/fliegt/landet es einfach wieder da, wo es hergekommen ist.</w:t>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Oder mit versch. Marker markieren. </w:t>
      </w:r>
    </w:p>
    <w:p w:rsidR="00000000" w:rsidDel="00000000" w:rsidP="00000000" w:rsidRDefault="00000000" w:rsidRPr="00000000" w14:paraId="00000231">
      <w:pPr>
        <w:rPr/>
      </w:pPr>
      <w:r w:rsidDel="00000000" w:rsidR="00000000" w:rsidRPr="00000000">
        <w:rPr>
          <w:rtl w:val="0"/>
        </w:rPr>
        <w:t xml:space="preserve">Oder man zieht die Wörter wie in einen Container (statt in ein Feld)</w:t>
      </w:r>
      <w:commentRangeEnd w:id="32"/>
      <w:r w:rsidDel="00000000" w:rsidR="00000000" w:rsidRPr="00000000">
        <w:commentReference w:id="32"/>
      </w:r>
      <w:commentRangeEnd w:id="33"/>
      <w:r w:rsidDel="00000000" w:rsidR="00000000" w:rsidRPr="00000000">
        <w:commentReference w:id="33"/>
      </w:r>
      <w:commentRangeEnd w:id="34"/>
      <w:r w:rsidDel="00000000" w:rsidR="00000000" w:rsidRPr="00000000">
        <w:commentReference w:id="34"/>
      </w:r>
      <w:commentRangeEnd w:id="35"/>
      <w:r w:rsidDel="00000000" w:rsidR="00000000" w:rsidRPr="00000000">
        <w:commentReference w:id="35"/>
      </w: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commentRangeStart w:id="36"/>
      <w:r w:rsidDel="00000000" w:rsidR="00000000" w:rsidRPr="00000000">
        <w:rPr>
          <w:rtl w:val="0"/>
        </w:rPr>
        <w:t xml:space="preserve">Grit:</w:t>
      </w:r>
      <w:commentRangeEnd w:id="36"/>
      <w:r w:rsidDel="00000000" w:rsidR="00000000" w:rsidRPr="00000000">
        <w:commentReference w:id="36"/>
      </w: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Im Klick-Dummy kann ich Drag-and-Drop nicht abbilden. Daher habe ich es dort mal so gemacht: Klick auf Wortgruppe</w:t>
      </w:r>
    </w:p>
    <w:p w:rsidR="00000000" w:rsidDel="00000000" w:rsidP="00000000" w:rsidRDefault="00000000" w:rsidRPr="00000000" w14:paraId="00000235">
      <w:pPr>
        <w:rPr/>
      </w:pPr>
      <w:r w:rsidDel="00000000" w:rsidR="00000000" w:rsidRPr="00000000">
        <w:rPr>
          <w:rtl w:val="0"/>
        </w:rPr>
        <w:t xml:space="preserve">→ Popup geht auf mit den 4 Kategorie-Buttons und der Wortgruppe + Anweisung:</w:t>
      </w:r>
    </w:p>
    <w:p w:rsidR="00000000" w:rsidDel="00000000" w:rsidP="00000000" w:rsidRDefault="00000000" w:rsidRPr="00000000" w14:paraId="00000236">
      <w:pPr>
        <w:rPr/>
      </w:pPr>
      <w:r w:rsidDel="00000000" w:rsidR="00000000" w:rsidRPr="00000000">
        <w:rPr>
          <w:rtl w:val="0"/>
        </w:rPr>
        <w:t xml:space="preserve">→ “In welche Kategorie fällt diese Aussage?”</w:t>
      </w:r>
    </w:p>
    <w:p w:rsidR="00000000" w:rsidDel="00000000" w:rsidP="00000000" w:rsidRDefault="00000000" w:rsidRPr="00000000" w14:paraId="00000237">
      <w:pPr>
        <w:ind w:firstLine="720"/>
        <w:rPr/>
      </w:pPr>
      <w:r w:rsidDel="00000000" w:rsidR="00000000" w:rsidRPr="00000000">
        <w:rPr>
          <w:rtl w:val="0"/>
        </w:rPr>
        <w:t xml:space="preserve">→ Korrekte Auswahl: “Ja stimmt! Das ist ein </w:t>
      </w:r>
      <w:r w:rsidDel="00000000" w:rsidR="00000000" w:rsidRPr="00000000">
        <w:rPr>
          <w:b w:val="1"/>
          <w:bCs w:val="1"/>
          <w:rtl w:val="0"/>
        </w:rPr>
        <w:t xml:space="preserve">Gedanke </w:t>
      </w:r>
      <w:r w:rsidDel="00000000" w:rsidR="00000000" w:rsidRPr="00000000">
        <w:rPr>
          <w:rtl w:val="0"/>
        </w:rPr>
        <w:t xml:space="preserve">von mir.” bzw. “...</w:t>
      </w:r>
      <w:r w:rsidDel="00000000" w:rsidR="00000000" w:rsidRPr="00000000">
        <w:rPr>
          <w:b w:val="1"/>
          <w:bCs w:val="1"/>
          <w:rtl w:val="0"/>
        </w:rPr>
        <w:t xml:space="preserve">Gefühl</w:t>
      </w:r>
      <w:r w:rsidDel="00000000" w:rsidR="00000000" w:rsidRPr="00000000">
        <w:rPr>
          <w:rtl w:val="0"/>
        </w:rPr>
        <w:t xml:space="preserve"> von mir…” / “... so habe ich mich </w:t>
      </w:r>
      <w:r w:rsidDel="00000000" w:rsidR="00000000" w:rsidRPr="00000000">
        <w:rPr>
          <w:b w:val="1"/>
          <w:bCs w:val="1"/>
          <w:rtl w:val="0"/>
        </w:rPr>
        <w:t xml:space="preserve">verhalten</w:t>
      </w:r>
      <w:r w:rsidDel="00000000" w:rsidR="00000000" w:rsidRPr="00000000">
        <w:rPr>
          <w:rtl w:val="0"/>
        </w:rPr>
        <w:t xml:space="preserve">” / “... so hat mein </w:t>
      </w:r>
      <w:r w:rsidDel="00000000" w:rsidR="00000000" w:rsidRPr="00000000">
        <w:rPr>
          <w:b w:val="1"/>
          <w:bCs w:val="1"/>
          <w:rtl w:val="0"/>
        </w:rPr>
        <w:t xml:space="preserve">Körper reagiert</w:t>
      </w:r>
      <w:r w:rsidDel="00000000" w:rsidR="00000000" w:rsidRPr="00000000">
        <w:rPr>
          <w:rtl w:val="0"/>
        </w:rPr>
        <w:t xml:space="preserve">” oder so ähnlich, evtl. mehr erklären.</w:t>
      </w:r>
    </w:p>
    <w:p w:rsidR="00000000" w:rsidDel="00000000" w:rsidP="00000000" w:rsidRDefault="00000000" w:rsidRPr="00000000" w14:paraId="00000238">
      <w:pPr>
        <w:ind w:firstLine="720"/>
        <w:rPr/>
      </w:pPr>
      <w:r w:rsidDel="00000000" w:rsidR="00000000" w:rsidRPr="00000000">
        <w:rPr>
          <w:rtl w:val="0"/>
        </w:rPr>
        <w:tab/>
        <w:t xml:space="preserve">→ Popup verschwindet wieder &amp; die Textstelle ist nun mit der entsprechenden Farbe markiert.</w:t>
      </w:r>
    </w:p>
    <w:p w:rsidR="00000000" w:rsidDel="00000000" w:rsidP="00000000" w:rsidRDefault="00000000" w:rsidRPr="00000000" w14:paraId="00000239">
      <w:pPr>
        <w:ind w:firstLine="720"/>
        <w:rPr/>
      </w:pPr>
      <w:r w:rsidDel="00000000" w:rsidR="00000000" w:rsidRPr="00000000">
        <w:rPr>
          <w:rtl w:val="0"/>
        </w:rPr>
        <w:t xml:space="preserve">→ Falsche Auswahl: “Ich glaub, das stimmt nicht. Lass uns das nochmal versuchen” – bzw. hier könnte auch erläutert werden, was die Kategorie bedeutet, die man eben falsch ausgewählt hat, und vielleicht, warum die Wortgruppe nicht in diese Kategorie fällt.</w:t>
      </w:r>
    </w:p>
    <w:p w:rsidR="00000000" w:rsidDel="00000000" w:rsidP="00000000" w:rsidRDefault="00000000" w:rsidRPr="00000000" w14:paraId="0000023A">
      <w:pPr>
        <w:ind w:left="0" w:firstLine="0"/>
        <w:rPr/>
      </w:pPr>
      <w:r w:rsidDel="00000000" w:rsidR="00000000" w:rsidRPr="00000000">
        <w:rPr>
          <w:rtl w:val="0"/>
        </w:rPr>
        <w:t xml:space="preserve">- - - So könnte man die Interaktion auch umsetzen. - - -</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Wenn dann alles richtig sortiert ist:</w:t>
      </w:r>
    </w:p>
    <w:p w:rsidR="00000000" w:rsidDel="00000000" w:rsidP="00000000" w:rsidRDefault="00000000" w:rsidRPr="00000000" w14:paraId="0000023D">
      <w:pPr>
        <w:rPr/>
      </w:pPr>
      <w:commentRangeStart w:id="37"/>
      <w:r w:rsidDel="00000000" w:rsidR="00000000" w:rsidRPr="00000000">
        <w:rPr>
          <w:rtl w:val="0"/>
        </w:rPr>
        <w:t xml:space="preserve">Die Textstellen sind nun alle farblich passend zur jeweiligen Kategorie markiert.</w:t>
      </w: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Toni: "Danke dir fürs Sortieren."</w:t>
      </w:r>
    </w:p>
    <w:p w:rsidR="00000000" w:rsidDel="00000000" w:rsidP="00000000" w:rsidRDefault="00000000" w:rsidRPr="00000000" w14:paraId="0000023F">
      <w:pPr>
        <w:rPr/>
      </w:pPr>
      <w:r w:rsidDel="00000000" w:rsidR="00000000" w:rsidRPr="00000000">
        <w:rPr>
          <w:rtl w:val="0"/>
        </w:rPr>
        <w:t xml:space="preserve">"Jetzt kann ich endlich wieder etwas klarer denken."</w:t>
      </w:r>
    </w:p>
    <w:p w:rsidR="00000000" w:rsidDel="00000000" w:rsidP="00000000" w:rsidRDefault="00000000" w:rsidRPr="00000000" w14:paraId="00000240">
      <w:pPr>
        <w:rPr>
          <w:strike w:val="1"/>
        </w:rPr>
      </w:pPr>
      <w:commentRangeStart w:id="38"/>
      <w:r w:rsidDel="00000000" w:rsidR="00000000" w:rsidRPr="00000000">
        <w:rPr>
          <w:strike w:val="1"/>
          <w:rtl w:val="0"/>
        </w:rPr>
        <w:t xml:space="preserve">"Waren bei all dem Chaos denn auch hilfreiche Gedanken dabei? Irgendein Gedanke der uns dabei hilft, Noen zu finden?"</w:t>
      </w:r>
      <w:commentRangeEnd w:id="38"/>
      <w:r w:rsidDel="00000000" w:rsidR="00000000" w:rsidRPr="00000000">
        <w:commentReference w:id="38"/>
      </w: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Die ganzen Gedanken, die man vorher markiert hat oder auf das Feld für Gedanken gezogen hat oder Ähnliches erscheinen erneut</w:t>
      </w:r>
      <w:r w:rsidDel="00000000" w:rsidR="00000000" w:rsidRPr="00000000">
        <w:rPr>
          <w:rtl w:val="0"/>
        </w:rPr>
        <w:t xml:space="preserve">.</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commentRangeStart w:id="39"/>
      <w:r w:rsidDel="00000000" w:rsidR="00000000" w:rsidRPr="00000000">
        <w:rPr>
          <w:rtl w:val="0"/>
        </w:rPr>
        <w:t xml:space="preserve">… auf einer neuen Seite.</w:t>
      </w:r>
      <w:commentRangeEnd w:id="39"/>
      <w:r w:rsidDel="00000000" w:rsidR="00000000" w:rsidRPr="00000000">
        <w:commentReference w:id="39"/>
      </w: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Toni:</w:t>
      </w:r>
    </w:p>
    <w:p w:rsidR="00000000" w:rsidDel="00000000" w:rsidP="00000000" w:rsidRDefault="00000000" w:rsidRPr="00000000" w14:paraId="00000246">
      <w:pPr>
        <w:rPr/>
      </w:pPr>
      <w:r w:rsidDel="00000000" w:rsidR="00000000" w:rsidRPr="00000000">
        <w:rPr>
          <w:rtl w:val="0"/>
        </w:rPr>
        <w:t xml:space="preserve">“Ich habe die sortierten </w:t>
      </w:r>
      <w:r w:rsidDel="00000000" w:rsidR="00000000" w:rsidRPr="00000000">
        <w:rPr>
          <w:b w:val="1"/>
          <w:bCs w:val="1"/>
          <w:rtl w:val="0"/>
        </w:rPr>
        <w:t xml:space="preserve">Gedanken </w:t>
      </w:r>
      <w:r w:rsidDel="00000000" w:rsidR="00000000" w:rsidRPr="00000000">
        <w:rPr>
          <w:rtl w:val="0"/>
        </w:rPr>
        <w:t xml:space="preserve">jetzt mal sauber aufgelistet. Vielleicht waren bei all dem Chaos ja hilfreiche dabei?”</w:t>
      </w:r>
    </w:p>
    <w:p w:rsidR="00000000" w:rsidDel="00000000" w:rsidP="00000000" w:rsidRDefault="00000000" w:rsidRPr="00000000" w14:paraId="00000247">
      <w:pPr>
        <w:rPr/>
      </w:pPr>
      <w:r w:rsidDel="00000000" w:rsidR="00000000" w:rsidRPr="00000000">
        <w:rPr>
          <w:rtl w:val="0"/>
        </w:rPr>
        <w:t xml:space="preserve">“Irgendein Gedanke, der uns dabei hilft, Noen zu finden? </w:t>
      </w:r>
      <w:commentRangeStart w:id="40"/>
      <w:r w:rsidDel="00000000" w:rsidR="00000000" w:rsidRPr="00000000">
        <w:rPr>
          <w:rtl w:val="0"/>
        </w:rPr>
        <w:t xml:space="preserve">Welchen würdest du auswählen?</w:t>
      </w:r>
      <w:commentRangeEnd w:id="40"/>
      <w:r w:rsidDel="00000000" w:rsidR="00000000" w:rsidRPr="00000000">
        <w:commentReference w:id="40"/>
      </w:r>
      <w:r w:rsidDel="00000000" w:rsidR="00000000" w:rsidRPr="00000000">
        <w:rPr>
          <w:rtl w:val="0"/>
        </w:rPr>
        <w:t xml:space="preserv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Toni reagiert entsprechend je nachdem wo man drauf klickt:</w:t>
      </w:r>
    </w:p>
    <w:p w:rsidR="00000000" w:rsidDel="00000000" w:rsidP="00000000" w:rsidRDefault="00000000" w:rsidRPr="00000000" w14:paraId="0000024A">
      <w:pPr>
        <w:rPr>
          <w:highlight w:val="magenta"/>
        </w:rPr>
      </w:pPr>
      <w:r w:rsidDel="00000000" w:rsidR="00000000" w:rsidRPr="00000000">
        <w:rPr>
          <w:rtl w:val="0"/>
        </w:rPr>
      </w:r>
    </w:p>
    <w:p w:rsidR="00000000" w:rsidDel="00000000" w:rsidP="00000000" w:rsidRDefault="00000000" w:rsidRPr="00000000" w14:paraId="0000024B">
      <w:pPr>
        <w:ind w:left="720" w:firstLine="0"/>
        <w:rPr/>
      </w:pPr>
      <w:r w:rsidDel="00000000" w:rsidR="00000000" w:rsidRPr="00000000">
        <w:rPr>
          <w:rtl w:val="0"/>
        </w:rPr>
        <w:t xml:space="preserve">"Noen?? wo bist du?" -&gt; “Ich weiß es einfach nicht.” 🙁</w:t>
      </w:r>
    </w:p>
    <w:p w:rsidR="00000000" w:rsidDel="00000000" w:rsidP="00000000" w:rsidRDefault="00000000" w:rsidRPr="00000000" w14:paraId="0000024C">
      <w:pPr>
        <w:ind w:left="720" w:firstLine="0"/>
        <w:rPr/>
      </w:pPr>
      <w:r w:rsidDel="00000000" w:rsidR="00000000" w:rsidRPr="00000000">
        <w:rPr>
          <w:rtl w:val="0"/>
        </w:rPr>
        <w:t xml:space="preserve">"hab ich das echt nicht gemerkt" -&gt; “Ich bin so unaufmerksam.”</w:t>
      </w:r>
    </w:p>
    <w:p w:rsidR="00000000" w:rsidDel="00000000" w:rsidP="00000000" w:rsidRDefault="00000000" w:rsidRPr="00000000" w14:paraId="0000024D">
      <w:pPr>
        <w:ind w:left="720" w:firstLine="0"/>
        <w:rPr/>
      </w:pPr>
      <w:r w:rsidDel="00000000" w:rsidR="00000000" w:rsidRPr="00000000">
        <w:rPr>
          <w:rtl w:val="0"/>
        </w:rPr>
        <w:t xml:space="preserve">"ich hätte einfach mehr fragen sollen" -&gt; “Vielleicht bin ich Schuld.”</w:t>
      </w:r>
    </w:p>
    <w:p w:rsidR="00000000" w:rsidDel="00000000" w:rsidP="00000000" w:rsidRDefault="00000000" w:rsidRPr="00000000" w14:paraId="0000024E">
      <w:pPr>
        <w:ind w:left="720" w:firstLine="0"/>
        <w:rPr/>
      </w:pPr>
      <w:r w:rsidDel="00000000" w:rsidR="00000000" w:rsidRPr="00000000">
        <w:rPr>
          <w:rtl w:val="0"/>
        </w:rPr>
        <w:t xml:space="preserve">“wegen dieser Prüfung?” -&gt; “Dazu weiß ich kaum mehr.”</w:t>
      </w:r>
    </w:p>
    <w:p w:rsidR="00000000" w:rsidDel="00000000" w:rsidP="00000000" w:rsidRDefault="00000000" w:rsidRPr="00000000" w14:paraId="0000024F">
      <w:pPr>
        <w:ind w:left="720" w:firstLine="0"/>
        <w:rPr/>
      </w:pPr>
      <w:r w:rsidDel="00000000" w:rsidR="00000000" w:rsidRPr="00000000">
        <w:rPr>
          <w:rtl w:val="0"/>
        </w:rPr>
        <w:t xml:space="preserve">“wie konnt ich so egoistisch sein?!” -&gt; “Es ist meine Schuld.”</w:t>
      </w:r>
    </w:p>
    <w:p w:rsidR="00000000" w:rsidDel="00000000" w:rsidP="00000000" w:rsidRDefault="00000000" w:rsidRPr="00000000" w14:paraId="00000250">
      <w:pPr>
        <w:ind w:left="720" w:firstLine="0"/>
        <w:rPr/>
      </w:pPr>
      <w:r w:rsidDel="00000000" w:rsidR="00000000" w:rsidRPr="00000000">
        <w:rPr>
          <w:rtl w:val="0"/>
        </w:rPr>
        <w:t xml:space="preserve">"wie soll ich jetzt ohne Noen klar kommen?" -&gt; “Noen hat mir immer so krass geholfen.”</w:t>
      </w:r>
    </w:p>
    <w:p w:rsidR="00000000" w:rsidDel="00000000" w:rsidP="00000000" w:rsidRDefault="00000000" w:rsidRPr="00000000" w14:paraId="00000251">
      <w:pPr>
        <w:ind w:left="720" w:firstLine="0"/>
        <w:rPr/>
      </w:pPr>
      <w:r w:rsidDel="00000000" w:rsidR="00000000" w:rsidRPr="00000000">
        <w:rPr>
          <w:rtl w:val="0"/>
        </w:rPr>
        <w:t xml:space="preserve">"Furi wird auch ausflippen wenn ich das erzähl" -&gt; “Furi ist immer so schnell wütend.”</w:t>
      </w:r>
    </w:p>
    <w:p w:rsidR="00000000" w:rsidDel="00000000" w:rsidP="00000000" w:rsidRDefault="00000000" w:rsidRPr="00000000" w14:paraId="00000252">
      <w:pPr>
        <w:ind w:left="720" w:firstLine="0"/>
        <w:rPr/>
      </w:pPr>
      <w:r w:rsidDel="00000000" w:rsidR="00000000" w:rsidRPr="00000000">
        <w:rPr>
          <w:rtl w:val="0"/>
        </w:rPr>
        <w:t xml:space="preserve">"Hatten sich Furi und Noen nicht zuletzt gestritten?" -&gt; “Ja vielleicht sollte ich mal mit Furi sprechen. -&gt; ✅ Hiermit würde es dann weitergehen.</w:t>
      </w:r>
    </w:p>
    <w:p w:rsidR="00000000" w:rsidDel="00000000" w:rsidP="00000000" w:rsidRDefault="00000000" w:rsidRPr="00000000" w14:paraId="00000253">
      <w:pPr>
        <w:ind w:left="720" w:firstLine="0"/>
        <w:rPr/>
      </w:pPr>
      <w:r w:rsidDel="00000000" w:rsidR="00000000" w:rsidRPr="00000000">
        <w:rPr>
          <w:rtl w:val="0"/>
        </w:rPr>
        <w:t xml:space="preserve">"Was soll ich nur machen?” -&gt; </w:t>
      </w:r>
      <w:r w:rsidDel="00000000" w:rsidR="00000000" w:rsidRPr="00000000">
        <w:rPr>
          <w:rtl w:val="0"/>
        </w:rPr>
        <w:t xml:space="preserve">“Ich weiß echt nicht mehr weiter.”</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highlight w:val="magenta"/>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Wenn die richtige Antwort angeklickt wird, dann öffnet sich ein</w:t>
      </w:r>
      <w:commentRangeStart w:id="41"/>
      <w:r w:rsidDel="00000000" w:rsidR="00000000" w:rsidRPr="00000000">
        <w:rPr>
          <w:rtl w:val="0"/>
        </w:rPr>
        <w:t xml:space="preserve"> Comic-Strip</w:t>
      </w:r>
      <w:commentRangeEnd w:id="41"/>
      <w:r w:rsidDel="00000000" w:rsidR="00000000" w:rsidRPr="00000000">
        <w:commentReference w:id="41"/>
      </w:r>
      <w:r w:rsidDel="00000000" w:rsidR="00000000" w:rsidRPr="00000000">
        <w:rPr>
          <w:rtl w:val="0"/>
        </w:rPr>
        <w:t xml:space="preserve">. </w:t>
      </w:r>
    </w:p>
    <w:p w:rsidR="00000000" w:rsidDel="00000000" w:rsidP="00000000" w:rsidRDefault="00000000" w:rsidRPr="00000000" w14:paraId="00000257">
      <w:pPr>
        <w:rPr/>
      </w:pPr>
      <w:commentRangeStart w:id="42"/>
      <w:r w:rsidDel="00000000" w:rsidR="00000000" w:rsidRPr="00000000">
        <w:rPr>
          <w:rtl w:val="0"/>
        </w:rPr>
        <w:t xml:space="preserve">Grit</w:t>
      </w:r>
      <w:commentRangeEnd w:id="42"/>
      <w:r w:rsidDel="00000000" w:rsidR="00000000" w:rsidRPr="00000000">
        <w:commentReference w:id="42"/>
      </w:r>
      <w:r w:rsidDel="00000000" w:rsidR="00000000" w:rsidRPr="00000000">
        <w:rPr>
          <w:rtl w:val="0"/>
        </w:rPr>
        <w:t xml:space="preserve">: Toni sollte hier auch noch eine Art Anweisung </w:t>
      </w:r>
      <w:r w:rsidDel="00000000" w:rsidR="00000000" w:rsidRPr="00000000">
        <w:rPr>
          <w:rtl w:val="0"/>
        </w:rPr>
        <w:t xml:space="preserve">geben. Im</w:t>
      </w:r>
      <w:r w:rsidDel="00000000" w:rsidR="00000000" w:rsidRPr="00000000">
        <w:rPr>
          <w:rtl w:val="0"/>
        </w:rPr>
        <w:t xml:space="preserve"> Klick-Dummy sagt Toni hier:</w:t>
      </w:r>
    </w:p>
    <w:p w:rsidR="00000000" w:rsidDel="00000000" w:rsidP="00000000" w:rsidRDefault="00000000" w:rsidRPr="00000000" w14:paraId="00000258">
      <w:pPr>
        <w:rPr/>
      </w:pPr>
      <w:r w:rsidDel="00000000" w:rsidR="00000000" w:rsidRPr="00000000">
        <w:rPr>
          <w:rtl w:val="0"/>
        </w:rPr>
        <w:t xml:space="preserve">“Furi betreibt</w:t>
      </w:r>
      <w:r w:rsidDel="00000000" w:rsidR="00000000" w:rsidRPr="00000000">
        <w:rPr>
          <w:rtl w:val="0"/>
        </w:rPr>
        <w:t xml:space="preserve"> einen Feuerzeug- und Feuerwerk-Laden. </w:t>
      </w:r>
      <w:r w:rsidDel="00000000" w:rsidR="00000000" w:rsidRPr="00000000">
        <w:rPr>
          <w:rtl w:val="0"/>
        </w:rPr>
        <w:t xml:space="preserve">Schauen</w:t>
      </w:r>
      <w:r w:rsidDel="00000000" w:rsidR="00000000" w:rsidRPr="00000000">
        <w:rPr>
          <w:rtl w:val="0"/>
        </w:rPr>
        <w:t xml:space="preserve"> wir dort mal vorbei.”</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Wenn User</w:t>
      </w:r>
      <w:r w:rsidDel="00000000" w:rsidR="00000000" w:rsidRPr="00000000">
        <w:rPr>
          <w:rtl w:val="0"/>
        </w:rPr>
        <w:t xml:space="preserve"> da drauf klickt, dann kommt man in das </w:t>
      </w:r>
      <w:r w:rsidDel="00000000" w:rsidR="00000000" w:rsidRPr="00000000">
        <w:rPr>
          <w:rtl w:val="0"/>
        </w:rPr>
        <w:t xml:space="preserve">Interaktionsfenster</w:t>
      </w:r>
      <w:r w:rsidDel="00000000" w:rsidR="00000000" w:rsidRPr="00000000">
        <w:rPr>
          <w:rtl w:val="0"/>
        </w:rPr>
        <w:t xml:space="preserve"> mit Furi (NPC).</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pStyle w:val="Heading1"/>
        <w:rPr/>
      </w:pPr>
      <w:bookmarkStart w:colFirst="0" w:colLast="0" w:name="_tlavk96x64qc" w:id="13"/>
      <w:bookmarkEnd w:id="13"/>
      <w:commentRangeStart w:id="43"/>
      <w:commentRangeStart w:id="44"/>
      <w:r w:rsidDel="00000000" w:rsidR="00000000" w:rsidRPr="00000000">
        <w:rPr>
          <w:rtl w:val="0"/>
        </w:rPr>
        <w:t xml:space="preserve">Das Treffen mit Furi (NPC)</w:t>
      </w:r>
      <w:commentRangeEnd w:id="43"/>
      <w:r w:rsidDel="00000000" w:rsidR="00000000" w:rsidRPr="00000000">
        <w:commentReference w:id="43"/>
      </w:r>
      <w:commentRangeEnd w:id="44"/>
      <w:r w:rsidDel="00000000" w:rsidR="00000000" w:rsidRPr="00000000">
        <w:commentReference w:id="44"/>
      </w:r>
      <w:r w:rsidDel="00000000" w:rsidR="00000000" w:rsidRPr="00000000">
        <w:rPr>
          <w:rtl w:val="0"/>
        </w:rPr>
      </w:r>
    </w:p>
    <w:p w:rsidR="00000000" w:rsidDel="00000000" w:rsidP="00000000" w:rsidRDefault="00000000" w:rsidRPr="00000000" w14:paraId="0000025D">
      <w:pPr>
        <w:rPr/>
      </w:pPr>
      <w:r w:rsidDel="00000000" w:rsidR="00000000" w:rsidRPr="00000000">
        <w:rPr>
          <w:b w:val="1"/>
          <w:bCs w:val="1"/>
          <w:rtl w:val="0"/>
        </w:rPr>
        <w:t xml:space="preserve">Interface</w:t>
      </w:r>
      <w:r w:rsidDel="00000000" w:rsidR="00000000" w:rsidRPr="00000000">
        <w:rPr>
          <w:rtl w:val="0"/>
        </w:rPr>
        <w:t xml:space="preserve">: </w:t>
      </w:r>
      <w:r w:rsidDel="00000000" w:rsidR="00000000" w:rsidRPr="00000000">
        <w:rPr>
          <w:rtl w:val="0"/>
        </w:rPr>
        <w:t xml:space="preserve">Interaktionsfenster</w:t>
      </w:r>
      <w:r w:rsidDel="00000000" w:rsidR="00000000" w:rsidRPr="00000000">
        <w:rPr>
          <w:rtl w:val="0"/>
        </w:rPr>
      </w:r>
    </w:p>
    <w:p w:rsidR="00000000" w:rsidDel="00000000" w:rsidP="00000000" w:rsidRDefault="00000000" w:rsidRPr="00000000" w14:paraId="0000025E">
      <w:pPr>
        <w:rPr/>
      </w:pPr>
      <w:r w:rsidDel="00000000" w:rsidR="00000000" w:rsidRPr="00000000">
        <w:rPr>
          <w:b w:val="1"/>
          <w:bCs w:val="1"/>
          <w:rtl w:val="0"/>
        </w:rPr>
        <w:t xml:space="preserve">Charaktere</w:t>
      </w:r>
      <w:r w:rsidDel="00000000" w:rsidR="00000000" w:rsidRPr="00000000">
        <w:rPr>
          <w:rtl w:val="0"/>
        </w:rPr>
        <w:t xml:space="preserve">: Toni &amp; Furi (Mit Furi wird interagiert / gesprochen)</w:t>
      </w:r>
    </w:p>
    <w:p w:rsidR="00000000" w:rsidDel="00000000" w:rsidP="00000000" w:rsidRDefault="00000000" w:rsidRPr="00000000" w14:paraId="0000025F">
      <w:pPr>
        <w:rPr/>
      </w:pPr>
      <w:r w:rsidDel="00000000" w:rsidR="00000000" w:rsidRPr="00000000">
        <w:rPr>
          <w:b w:val="1"/>
          <w:bCs w:val="1"/>
          <w:rtl w:val="0"/>
        </w:rPr>
        <w:t xml:space="preserve">Hintergrund</w:t>
      </w:r>
      <w:r w:rsidDel="00000000" w:rsidR="00000000" w:rsidRPr="00000000">
        <w:rPr>
          <w:rtl w:val="0"/>
        </w:rPr>
        <w:t xml:space="preserve">: Furi’s Feuerzeuge &amp; Feuerwerke Geschäft. Vllt eher Fassade, oder gar innen. Feurig. Eher rötlich?</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b w:val="1"/>
          <w:bCs w:val="1"/>
          <w:rtl w:val="0"/>
        </w:rPr>
        <w:t xml:space="preserve">Funktion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Interaktion von Gedanken - Gefühle - Verhalten ansatzweise kennenlernen</w:t>
      </w:r>
    </w:p>
    <w:p w:rsidR="00000000" w:rsidDel="00000000" w:rsidP="00000000" w:rsidRDefault="00000000" w:rsidRPr="00000000" w14:paraId="00000263">
      <w:pPr>
        <w:rPr/>
      </w:pPr>
      <w:r w:rsidDel="00000000" w:rsidR="00000000" w:rsidRPr="00000000">
        <w:rPr>
          <w:rtl w:val="0"/>
        </w:rPr>
        <w:t xml:space="preserve">4-7-8 Atemübung zur Emotionsregulation kennenlernen</w:t>
      </w:r>
    </w:p>
    <w:p w:rsidR="00000000" w:rsidDel="00000000" w:rsidP="00000000" w:rsidRDefault="00000000" w:rsidRPr="00000000" w14:paraId="00000264">
      <w:pPr>
        <w:rPr/>
      </w:pPr>
      <w:r w:rsidDel="00000000" w:rsidR="00000000" w:rsidRPr="00000000">
        <w:rPr>
          <w:rtl w:val="0"/>
        </w:rPr>
        <w:t xml:space="preserve">Funktion von Gefühl Wut ansatzweise kennenlernen</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b w:val="1"/>
          <w:bCs w:val="1"/>
          <w:rtl w:val="0"/>
        </w:rPr>
        <w:t xml:space="preserve">Inhalt &amp; Ablauf</w:t>
      </w: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Furi ist zu Beginn eher wütend.</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Toni: "Hi Furi, ich bin auf der Suche nach Noen. Weißt du, wo Noen hin ist?"</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Furi: Regt sich darüber auf, dass Noen einfach abgehauen ist und findet das unfair und wird wütend:</w:t>
      </w:r>
    </w:p>
    <w:p w:rsidR="00000000" w:rsidDel="00000000" w:rsidP="00000000" w:rsidRDefault="00000000" w:rsidRPr="00000000" w14:paraId="0000026D">
      <w:pPr>
        <w:rPr/>
      </w:pPr>
      <w:r w:rsidDel="00000000" w:rsidR="00000000" w:rsidRPr="00000000">
        <w:rPr>
          <w:rtl w:val="0"/>
        </w:rPr>
        <w:t xml:space="preserve">"Wie Noen ist weg?!”</w:t>
      </w:r>
    </w:p>
    <w:p w:rsidR="00000000" w:rsidDel="00000000" w:rsidP="00000000" w:rsidRDefault="00000000" w:rsidRPr="00000000" w14:paraId="0000026E">
      <w:pPr>
        <w:rPr/>
      </w:pPr>
      <w:r w:rsidDel="00000000" w:rsidR="00000000" w:rsidRPr="00000000">
        <w:rPr>
          <w:rtl w:val="0"/>
        </w:rPr>
        <w:t xml:space="preserve">“Ihr wart doch so eng!” </w:t>
      </w:r>
    </w:p>
    <w:p w:rsidR="00000000" w:rsidDel="00000000" w:rsidP="00000000" w:rsidRDefault="00000000" w:rsidRPr="00000000" w14:paraId="0000026F">
      <w:pPr>
        <w:rPr/>
      </w:pPr>
      <w:r w:rsidDel="00000000" w:rsidR="00000000" w:rsidRPr="00000000">
        <w:rPr>
          <w:rtl w:val="0"/>
        </w:rPr>
        <w:t xml:space="preserve">“Wie kann Noen da einfach ohne etwas zu sagen abhauen!”</w:t>
      </w:r>
    </w:p>
    <w:p w:rsidR="00000000" w:rsidDel="00000000" w:rsidP="00000000" w:rsidRDefault="00000000" w:rsidRPr="00000000" w14:paraId="00000270">
      <w:pPr>
        <w:rPr/>
      </w:pPr>
      <w:r w:rsidDel="00000000" w:rsidR="00000000" w:rsidRPr="00000000">
        <w:rPr>
          <w:rtl w:val="0"/>
        </w:rPr>
        <w:t xml:space="preserve">“Das geht echt gar nicht!"</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Toni/User (hier ja quasi eine Instanz):</w:t>
      </w:r>
      <w:commentRangeStart w:id="45"/>
      <w:r w:rsidDel="00000000" w:rsidR="00000000" w:rsidRPr="00000000">
        <w:rPr>
          <w:rtl w:val="0"/>
        </w:rPr>
        <w:t xml:space="preserve"> 1 Auswahloption</w:t>
      </w:r>
      <w:commentRangeEnd w:id="45"/>
      <w:r w:rsidDel="00000000" w:rsidR="00000000" w:rsidRPr="00000000">
        <w:commentReference w:id="45"/>
      </w:r>
      <w:r w:rsidDel="00000000" w:rsidR="00000000" w:rsidRPr="00000000">
        <w:rPr>
          <w:rtl w:val="0"/>
        </w:rPr>
        <w:t xml:space="preserve">:</w:t>
      </w:r>
    </w:p>
    <w:p w:rsidR="00000000" w:rsidDel="00000000" w:rsidP="00000000" w:rsidRDefault="00000000" w:rsidRPr="00000000" w14:paraId="00000273">
      <w:pPr>
        <w:rPr/>
      </w:pPr>
      <w:r w:rsidDel="00000000" w:rsidR="00000000" w:rsidRPr="00000000">
        <w:rPr>
          <w:rtl w:val="0"/>
        </w:rPr>
        <w:t xml:space="preserve">"Ja, eigentlich hast du Recht!”</w:t>
      </w:r>
    </w:p>
    <w:p w:rsidR="00000000" w:rsidDel="00000000" w:rsidP="00000000" w:rsidRDefault="00000000" w:rsidRPr="00000000" w14:paraId="00000274">
      <w:pPr>
        <w:rPr/>
      </w:pPr>
      <w:r w:rsidDel="00000000" w:rsidR="00000000" w:rsidRPr="00000000">
        <w:rPr>
          <w:rtl w:val="0"/>
        </w:rPr>
        <w:t xml:space="preserve">“Ich finde es auch mega unfair." (Vllt auch für Wut rot/rötlich eingefärbte Antwortoptionen?)</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Furi: Gibt einen blöden Tipp/Ratschlag</w:t>
      </w:r>
    </w:p>
    <w:p w:rsidR="00000000" w:rsidDel="00000000" w:rsidP="00000000" w:rsidRDefault="00000000" w:rsidRPr="00000000" w14:paraId="00000277">
      <w:pPr>
        <w:rPr/>
      </w:pPr>
      <w:r w:rsidDel="00000000" w:rsidR="00000000" w:rsidRPr="00000000">
        <w:rPr>
          <w:rtl w:val="0"/>
        </w:rPr>
        <w:t xml:space="preserve">"So jemanden brauchst du nicht in deinem Leben!”</w:t>
      </w:r>
    </w:p>
    <w:p w:rsidR="00000000" w:rsidDel="00000000" w:rsidP="00000000" w:rsidRDefault="00000000" w:rsidRPr="00000000" w14:paraId="00000278">
      <w:pPr>
        <w:rPr/>
      </w:pPr>
      <w:r w:rsidDel="00000000" w:rsidR="00000000" w:rsidRPr="00000000">
        <w:rPr>
          <w:rtl w:val="0"/>
        </w:rPr>
        <w:t xml:space="preserve">“Ganz ehrlich!”</w:t>
      </w:r>
    </w:p>
    <w:p w:rsidR="00000000" w:rsidDel="00000000" w:rsidP="00000000" w:rsidRDefault="00000000" w:rsidRPr="00000000" w14:paraId="00000279">
      <w:pPr>
        <w:rPr/>
      </w:pPr>
      <w:r w:rsidDel="00000000" w:rsidR="00000000" w:rsidRPr="00000000">
        <w:rPr>
          <w:rtl w:val="0"/>
        </w:rPr>
        <w:t xml:space="preserve">“</w:t>
      </w:r>
      <w:ins w:author="Grit Schuster" w:id="1" w:date="2026-03-08T17:51:11Z">
        <w:commentRangeStart w:id="46"/>
        <w:commentRangeStart w:id="46"/>
        <w:commentRangeEnd w:id="46"/>
        <w:r w:rsidDel="00000000" w:rsidR="00000000" w:rsidRPr="00000000">
          <w:commentReference w:id="46"/>
        </w:r>
        <w:r w:rsidDel="00000000" w:rsidR="00000000" w:rsidRPr="00000000">
          <w:rPr>
            <w:rtl w:val="0"/>
            <w:rPrChange w:author="Grit Schuster" w:id="2" w:date="2026-03-08T17:51:11Z">
              <w:rPr/>
            </w:rPrChange>
          </w:rPr>
          <w:t xml:space="preserve">Bei so einem Verhalten </w:t>
        </w:r>
      </w:ins>
      <w:del w:author="Grit Schuster" w:id="1" w:date="2026-03-08T17:51:11Z">
        <w:r w:rsidDel="00000000" w:rsidR="00000000" w:rsidRPr="00000000">
          <w:rPr>
            <w:rtl w:val="0"/>
            <w:rPrChange w:author="Grit Schuster" w:id="2" w:date="2026-03-08T17:51:11Z">
              <w:rPr/>
            </w:rPrChange>
          </w:rPr>
          <w:delText xml:space="preserve">Wenn sich Noen so verhält,</w:delText>
        </w:r>
      </w:del>
      <w:r w:rsidDel="00000000" w:rsidR="00000000" w:rsidRPr="00000000">
        <w:rPr>
          <w:rtl w:val="0"/>
        </w:rPr>
        <w:t xml:space="preserve"> ist Noen es nicht wert, gesucht zu werden!"</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Toni: 2 </w:t>
      </w:r>
      <w:commentRangeStart w:id="47"/>
      <w:r w:rsidDel="00000000" w:rsidR="00000000" w:rsidRPr="00000000">
        <w:rPr>
          <w:rtl w:val="0"/>
        </w:rPr>
        <w:t xml:space="preserve">Auswahloptionen</w:t>
      </w:r>
      <w:commentRangeEnd w:id="47"/>
      <w:r w:rsidDel="00000000" w:rsidR="00000000" w:rsidRPr="00000000">
        <w:commentReference w:id="47"/>
      </w:r>
      <w:r w:rsidDel="00000000" w:rsidR="00000000" w:rsidRPr="00000000">
        <w:rPr>
          <w:rtl w:val="0"/>
        </w:rPr>
      </w:r>
    </w:p>
    <w:p w:rsidR="00000000" w:rsidDel="00000000" w:rsidP="00000000" w:rsidRDefault="00000000" w:rsidRPr="00000000" w14:paraId="0000027C">
      <w:pPr>
        <w:numPr>
          <w:ilvl w:val="0"/>
          <w:numId w:val="11"/>
        </w:numPr>
        <w:ind w:left="720" w:hanging="360"/>
        <w:rPr>
          <w:u w:val="none"/>
        </w:rPr>
      </w:pPr>
      <w:r w:rsidDel="00000000" w:rsidR="00000000" w:rsidRPr="00000000">
        <w:rPr>
          <w:rtl w:val="0"/>
        </w:rPr>
        <w:t xml:space="preserve">"Du hast voll recht! Noen sollte mich suchen! Nicht ich Noen!" (Auch eingefärbt für Wut)</w:t>
      </w:r>
    </w:p>
    <w:p w:rsidR="00000000" w:rsidDel="00000000" w:rsidP="00000000" w:rsidRDefault="00000000" w:rsidRPr="00000000" w14:paraId="0000027D">
      <w:pPr>
        <w:numPr>
          <w:ilvl w:val="0"/>
          <w:numId w:val="11"/>
        </w:numPr>
        <w:ind w:left="720" w:hanging="360"/>
        <w:rPr>
          <w:u w:val="none"/>
        </w:rPr>
      </w:pPr>
      <w:r w:rsidDel="00000000" w:rsidR="00000000" w:rsidRPr="00000000">
        <w:rPr>
          <w:rtl w:val="0"/>
        </w:rPr>
        <w:t xml:space="preserve">"Äh … meinst du?"</w:t>
      </w: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Furi: "Ja voll! Soll Noen halt machen, was Noen will! Also ich lauf Noen nicht hinterher!"</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Toni: "Jaa! Ich hab keinen Bock mehr, hinter Noen herzurennen." </w:t>
      </w:r>
    </w:p>
    <w:p w:rsidR="00000000" w:rsidDel="00000000" w:rsidP="00000000" w:rsidRDefault="00000000" w:rsidRPr="00000000" w14:paraId="00000282">
      <w:pPr>
        <w:ind w:left="0" w:firstLine="0"/>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Furi: “Richtig so. Soll Noen doch zu uns kommen!”</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Toni: 2 </w:t>
      </w:r>
      <w:commentRangeStart w:id="48"/>
      <w:r w:rsidDel="00000000" w:rsidR="00000000" w:rsidRPr="00000000">
        <w:rPr>
          <w:rtl w:val="0"/>
        </w:rPr>
        <w:t xml:space="preserve">Antwortoptionen</w:t>
      </w:r>
      <w:commentRangeEnd w:id="48"/>
      <w:r w:rsidDel="00000000" w:rsidR="00000000" w:rsidRPr="00000000">
        <w:commentReference w:id="48"/>
      </w:r>
      <w:r w:rsidDel="00000000" w:rsidR="00000000" w:rsidRPr="00000000">
        <w:rPr>
          <w:rtl w:val="0"/>
        </w:rPr>
      </w:r>
    </w:p>
    <w:p w:rsidR="00000000" w:rsidDel="00000000" w:rsidP="00000000" w:rsidRDefault="00000000" w:rsidRPr="00000000" w14:paraId="00000286">
      <w:pPr>
        <w:numPr>
          <w:ilvl w:val="0"/>
          <w:numId w:val="3"/>
        </w:numPr>
        <w:ind w:left="720" w:hanging="360"/>
        <w:rPr>
          <w:u w:val="none"/>
        </w:rPr>
      </w:pPr>
      <w:r w:rsidDel="00000000" w:rsidR="00000000" w:rsidRPr="00000000">
        <w:rPr>
          <w:rtl w:val="0"/>
        </w:rPr>
        <w:t xml:space="preserve">“Ich mach jetzt gar nichts mehr!” -&gt; führt zu Zirkularität also Furi würde dann wieder sagen “Richtig so. Soll Noen doch zu uns kommen!” und es folgen die gleichen Antwortoptionen</w:t>
      </w:r>
    </w:p>
    <w:p w:rsidR="00000000" w:rsidDel="00000000" w:rsidP="00000000" w:rsidRDefault="00000000" w:rsidRPr="00000000" w14:paraId="00000287">
      <w:pPr>
        <w:numPr>
          <w:ilvl w:val="0"/>
          <w:numId w:val="3"/>
        </w:numPr>
        <w:ind w:left="720" w:hanging="360"/>
        <w:rPr>
          <w:u w:val="none"/>
        </w:rPr>
      </w:pPr>
      <w:r w:rsidDel="00000000" w:rsidR="00000000" w:rsidRPr="00000000">
        <w:rPr>
          <w:rtl w:val="0"/>
        </w:rPr>
        <w:t xml:space="preserve">"Uff, warte mal. Lass uns mal kurz durchatmen. </w:t>
      </w:r>
      <w:r w:rsidDel="00000000" w:rsidR="00000000" w:rsidRPr="00000000">
        <w:rPr>
          <w:rtl w:val="0"/>
        </w:rPr>
        <w:t xml:space="preserve">Das</w:t>
      </w:r>
      <w:r w:rsidDel="00000000" w:rsidR="00000000" w:rsidRPr="00000000">
        <w:rPr>
          <w:rtl w:val="0"/>
        </w:rPr>
        <w:t xml:space="preserve"> eskaliert hier gerade ein bisschen." -&gt; hiermit gehts weiter</w:t>
      </w:r>
    </w:p>
    <w:p w:rsidR="00000000" w:rsidDel="00000000" w:rsidP="00000000" w:rsidRDefault="00000000" w:rsidRPr="00000000" w14:paraId="00000288">
      <w:pPr>
        <w:ind w:left="0" w:firstLine="0"/>
        <w:rPr/>
      </w:pPr>
      <w:r w:rsidDel="00000000" w:rsidR="00000000" w:rsidRPr="00000000">
        <w:rPr>
          <w:rtl w:val="0"/>
        </w:rPr>
      </w:r>
    </w:p>
    <w:p w:rsidR="00000000" w:rsidDel="00000000" w:rsidP="00000000" w:rsidRDefault="00000000" w:rsidRPr="00000000" w14:paraId="00000289">
      <w:pPr>
        <w:ind w:left="0" w:firstLine="0"/>
        <w:rPr>
          <w:ins w:author="Grit Schuster" w:id="3" w:date="2026-03-08T18:06:52Z"/>
        </w:rPr>
      </w:pPr>
      <w:r w:rsidDel="00000000" w:rsidR="00000000" w:rsidRPr="00000000">
        <w:rPr>
          <w:rtl w:val="0"/>
        </w:rPr>
        <w:t xml:space="preserve">Furi: </w:t>
      </w:r>
      <w:ins w:author="Grit Schuster" w:id="3" w:date="2026-03-08T18:06:52Z">
        <w:commentRangeStart w:id="49"/>
        <w:r w:rsidDel="00000000" w:rsidR="00000000" w:rsidRPr="00000000">
          <w:rPr>
            <w:rtl w:val="0"/>
          </w:rPr>
        </w:r>
      </w:ins>
    </w:p>
    <w:p w:rsidR="00000000" w:rsidDel="00000000" w:rsidP="00000000" w:rsidRDefault="00000000" w:rsidRPr="00000000" w14:paraId="0000028A">
      <w:pPr>
        <w:ind w:left="0" w:firstLine="0"/>
        <w:rPr>
          <w:ins w:author="Grit Schuster" w:id="3" w:date="2026-03-08T18:06:52Z"/>
        </w:rPr>
      </w:pPr>
      <w:ins w:author="Grit Schuster" w:id="3" w:date="2026-03-08T18:06:52Z">
        <w:r w:rsidDel="00000000" w:rsidR="00000000" w:rsidRPr="00000000">
          <w:rPr>
            <w:rtl w:val="0"/>
          </w:rPr>
          <w:t xml:space="preserve">“...”</w:t>
        </w:r>
      </w:ins>
    </w:p>
    <w:p w:rsidR="00000000" w:rsidDel="00000000" w:rsidP="00000000" w:rsidRDefault="00000000" w:rsidRPr="00000000" w14:paraId="0000028B">
      <w:pPr>
        <w:ind w:left="0" w:firstLine="0"/>
        <w:rPr/>
      </w:pPr>
      <w:commentRangeEnd w:id="49"/>
      <w:r w:rsidDel="00000000" w:rsidR="00000000" w:rsidRPr="00000000">
        <w:commentReference w:id="49"/>
      </w:r>
      <w:r w:rsidDel="00000000" w:rsidR="00000000" w:rsidRPr="00000000">
        <w:rPr>
          <w:rtl w:val="0"/>
        </w:rPr>
        <w:t xml:space="preserve">"Ja, gute Idee.”</w:t>
      </w:r>
    </w:p>
    <w:p w:rsidR="00000000" w:rsidDel="00000000" w:rsidP="00000000" w:rsidRDefault="00000000" w:rsidRPr="00000000" w14:paraId="0000028C">
      <w:pPr>
        <w:ind w:left="0" w:firstLine="0"/>
        <w:rPr/>
      </w:pPr>
      <w:r w:rsidDel="00000000" w:rsidR="00000000" w:rsidRPr="00000000">
        <w:rPr>
          <w:rtl w:val="0"/>
        </w:rPr>
        <w:t xml:space="preserve">“Und entschuldige, ich bin mal wieder etwas überdreht."</w:t>
      </w:r>
    </w:p>
    <w:p w:rsidR="00000000" w:rsidDel="00000000" w:rsidP="00000000" w:rsidRDefault="00000000" w:rsidRPr="00000000" w14:paraId="0000028D">
      <w:pPr>
        <w:ind w:left="0" w:firstLine="0"/>
        <w:rPr/>
      </w:pPr>
      <w:r w:rsidDel="00000000" w:rsidR="00000000" w:rsidRPr="00000000">
        <w:rPr>
          <w:rtl w:val="0"/>
        </w:rPr>
        <w:t xml:space="preserve">"Ich meinte es gar nicht so."</w:t>
      </w:r>
    </w:p>
    <w:p w:rsidR="00000000" w:rsidDel="00000000" w:rsidP="00000000" w:rsidRDefault="00000000" w:rsidRPr="00000000" w14:paraId="0000028E">
      <w:pPr>
        <w:ind w:left="0" w:firstLine="0"/>
        <w:rPr/>
      </w:pPr>
      <w:r w:rsidDel="00000000" w:rsidR="00000000" w:rsidRPr="00000000">
        <w:rPr>
          <w:rtl w:val="0"/>
        </w:rPr>
        <w:t xml:space="preserve">"Noen hat mir mal einen Tipp gegeben, wie ich dieses Reinsteigern stoppen kann."</w:t>
      </w:r>
    </w:p>
    <w:p w:rsidR="00000000" w:rsidDel="00000000" w:rsidP="00000000" w:rsidRDefault="00000000" w:rsidRPr="00000000" w14:paraId="0000028F">
      <w:pPr>
        <w:ind w:left="0" w:firstLine="0"/>
        <w:rPr/>
      </w:pPr>
      <w:r w:rsidDel="00000000" w:rsidR="00000000" w:rsidRPr="00000000">
        <w:rPr>
          <w:rtl w:val="0"/>
        </w:rPr>
        <w:t xml:space="preserve">"Man atmet 4 Sekunden ein, hält den Atem für 7 Sekunden und atmet dann 8 Sekunden </w:t>
      </w:r>
      <w:r w:rsidDel="00000000" w:rsidR="00000000" w:rsidRPr="00000000">
        <w:rPr>
          <w:rtl w:val="0"/>
        </w:rPr>
        <w:t xml:space="preserve">aus.</w:t>
      </w:r>
      <w:r w:rsidDel="00000000" w:rsidR="00000000" w:rsidRPr="00000000">
        <w:rPr>
          <w:rtl w:val="0"/>
        </w:rPr>
        <w:t xml:space="preserve">”</w:t>
      </w:r>
    </w:p>
    <w:p w:rsidR="00000000" w:rsidDel="00000000" w:rsidP="00000000" w:rsidRDefault="00000000" w:rsidRPr="00000000" w14:paraId="00000290">
      <w:pPr>
        <w:ind w:left="0" w:firstLine="0"/>
        <w:rPr/>
      </w:pPr>
      <w:r w:rsidDel="00000000" w:rsidR="00000000" w:rsidRPr="00000000">
        <w:rPr>
          <w:rtl w:val="0"/>
        </w:rPr>
        <w:t xml:space="preserve">“Das macht man dann 4 mal."</w:t>
      </w:r>
    </w:p>
    <w:p w:rsidR="00000000" w:rsidDel="00000000" w:rsidP="00000000" w:rsidRDefault="00000000" w:rsidRPr="00000000" w14:paraId="00000291">
      <w:pPr>
        <w:ind w:left="0" w:firstLine="0"/>
        <w:rPr/>
      </w:pPr>
      <w:r w:rsidDel="00000000" w:rsidR="00000000" w:rsidRPr="00000000">
        <w:rPr>
          <w:rtl w:val="0"/>
        </w:rPr>
      </w:r>
    </w:p>
    <w:p w:rsidR="00000000" w:rsidDel="00000000" w:rsidP="00000000" w:rsidRDefault="00000000" w:rsidRPr="00000000" w14:paraId="00000292">
      <w:pPr>
        <w:ind w:left="0" w:firstLine="0"/>
        <w:rPr/>
      </w:pPr>
      <w:commentRangeStart w:id="50"/>
      <w:r w:rsidDel="00000000" w:rsidR="00000000" w:rsidRPr="00000000">
        <w:rPr>
          <w:rtl w:val="0"/>
        </w:rPr>
        <w:t xml:space="preserve">Toni:</w:t>
      </w:r>
      <w:commentRangeEnd w:id="50"/>
      <w:r w:rsidDel="00000000" w:rsidR="00000000" w:rsidRPr="00000000">
        <w:commentReference w:id="50"/>
      </w:r>
      <w:r w:rsidDel="00000000" w:rsidR="00000000" w:rsidRPr="00000000">
        <w:rPr>
          <w:rtl w:val="0"/>
        </w:rPr>
      </w:r>
    </w:p>
    <w:p w:rsidR="00000000" w:rsidDel="00000000" w:rsidP="00000000" w:rsidRDefault="00000000" w:rsidRPr="00000000" w14:paraId="00000293">
      <w:pPr>
        <w:ind w:left="0" w:firstLine="0"/>
        <w:rPr/>
      </w:pPr>
      <w:r w:rsidDel="00000000" w:rsidR="00000000" w:rsidRPr="00000000">
        <w:rPr>
          <w:rtl w:val="0"/>
        </w:rPr>
        <w:t xml:space="preserve">“Das klingt nach einer tollen Übung zum Runterkommen!”</w:t>
      </w:r>
    </w:p>
    <w:p w:rsidR="00000000" w:rsidDel="00000000" w:rsidP="00000000" w:rsidRDefault="00000000" w:rsidRPr="00000000" w14:paraId="00000294">
      <w:pPr>
        <w:ind w:left="0" w:firstLine="0"/>
        <w:rPr/>
      </w:pPr>
      <w:r w:rsidDel="00000000" w:rsidR="00000000" w:rsidRPr="00000000">
        <w:rPr>
          <w:rtl w:val="0"/>
        </w:rPr>
        <w:t xml:space="preserve">“Lass uns die 4-7-8 Übung zusammen machen!"</w:t>
      </w:r>
    </w:p>
    <w:p w:rsidR="00000000" w:rsidDel="00000000" w:rsidP="00000000" w:rsidRDefault="00000000" w:rsidRPr="00000000" w14:paraId="00000295">
      <w:pPr>
        <w:ind w:left="0" w:firstLine="0"/>
        <w:rPr/>
      </w:pPr>
      <w:r w:rsidDel="00000000" w:rsidR="00000000" w:rsidRPr="00000000">
        <w:rPr>
          <w:rtl w:val="0"/>
        </w:rPr>
      </w:r>
    </w:p>
    <w:p w:rsidR="00000000" w:rsidDel="00000000" w:rsidP="00000000" w:rsidRDefault="00000000" w:rsidRPr="00000000" w14:paraId="00000296">
      <w:pPr>
        <w:ind w:left="0" w:firstLine="0"/>
        <w:rPr/>
      </w:pPr>
      <w:r w:rsidDel="00000000" w:rsidR="00000000" w:rsidRPr="00000000">
        <w:rPr>
          <w:rtl w:val="0"/>
        </w:rPr>
        <w:t xml:space="preserve">Sticker erscheint/glänzt/wackelt für die 4-7-8 Übung.</w:t>
      </w:r>
    </w:p>
    <w:p w:rsidR="00000000" w:rsidDel="00000000" w:rsidP="00000000" w:rsidRDefault="00000000" w:rsidRPr="00000000" w14:paraId="00000297">
      <w:pPr>
        <w:ind w:left="0" w:firstLine="0"/>
        <w:rPr/>
      </w:pPr>
      <w:commentRangeStart w:id="51"/>
      <w:commentRangeStart w:id="52"/>
      <w:r w:rsidDel="00000000" w:rsidR="00000000" w:rsidRPr="00000000">
        <w:rPr>
          <w:rtl w:val="0"/>
        </w:rPr>
        <w:t xml:space="preserve">Wenn User da drauf klickt, kommt man auf die </w:t>
      </w:r>
      <w:r w:rsidDel="00000000" w:rsidR="00000000" w:rsidRPr="00000000">
        <w:rPr>
          <w:rtl w:val="0"/>
        </w:rPr>
        <w:t xml:space="preserve">Übungskarte zur 4-7-8 Übung</w:t>
      </w:r>
      <w:r w:rsidDel="00000000" w:rsidR="00000000" w:rsidRPr="00000000">
        <w:rPr>
          <w:rtl w:val="0"/>
        </w:rPr>
        <w:t xml:space="preserve">.</w:t>
      </w:r>
      <w:commentRangeEnd w:id="51"/>
      <w:r w:rsidDel="00000000" w:rsidR="00000000" w:rsidRPr="00000000">
        <w:commentReference w:id="51"/>
      </w:r>
      <w:commentRangeEnd w:id="52"/>
      <w:r w:rsidDel="00000000" w:rsidR="00000000" w:rsidRPr="00000000">
        <w:commentReference w:id="52"/>
      </w: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User macht </w:t>
      </w:r>
      <w:commentRangeStart w:id="53"/>
      <w:r w:rsidDel="00000000" w:rsidR="00000000" w:rsidRPr="00000000">
        <w:rPr>
          <w:rtl w:val="0"/>
        </w:rPr>
        <w:t xml:space="preserve">hoffentlich </w:t>
      </w:r>
      <w:commentRangeEnd w:id="53"/>
      <w:r w:rsidDel="00000000" w:rsidR="00000000" w:rsidRPr="00000000">
        <w:commentReference w:id="53"/>
      </w:r>
      <w:r w:rsidDel="00000000" w:rsidR="00000000" w:rsidRPr="00000000">
        <w:rPr>
          <w:rtl w:val="0"/>
        </w:rPr>
        <w:t xml:space="preserve">die Übung.</w:t>
      </w:r>
    </w:p>
    <w:p w:rsidR="00000000" w:rsidDel="00000000" w:rsidP="00000000" w:rsidRDefault="00000000" w:rsidRPr="00000000" w14:paraId="00000299">
      <w:pPr>
        <w:rPr/>
      </w:pPr>
      <w:commentRangeStart w:id="54"/>
      <w:r w:rsidDel="00000000" w:rsidR="00000000" w:rsidRPr="00000000">
        <w:rPr>
          <w:rtl w:val="0"/>
        </w:rPr>
        <w:t xml:space="preserve">Gemeinsam mit Furi &amp; Toni? Oder nur mit Toni?</w:t>
      </w:r>
      <w:commentRangeEnd w:id="54"/>
      <w:r w:rsidDel="00000000" w:rsidR="00000000" w:rsidRPr="00000000">
        <w:commentReference w:id="54"/>
      </w:r>
      <w:r w:rsidDel="00000000" w:rsidR="00000000" w:rsidRPr="00000000">
        <w:rPr>
          <w:rtl w:val="0"/>
        </w:rPr>
      </w:r>
    </w:p>
    <w:p w:rsidR="00000000" w:rsidDel="00000000" w:rsidP="00000000" w:rsidRDefault="00000000" w:rsidRPr="00000000" w14:paraId="0000029A">
      <w:pPr>
        <w:ind w:left="0" w:firstLine="0"/>
        <w:rPr/>
      </w:pPr>
      <w:r w:rsidDel="00000000" w:rsidR="00000000" w:rsidRPr="00000000">
        <w:rPr>
          <w:rtl w:val="0"/>
        </w:rPr>
      </w:r>
    </w:p>
    <w:p w:rsidR="00000000" w:rsidDel="00000000" w:rsidP="00000000" w:rsidRDefault="00000000" w:rsidRPr="00000000" w14:paraId="0000029B">
      <w:pPr>
        <w:ind w:left="0" w:firstLine="0"/>
        <w:rPr/>
      </w:pPr>
      <w:r w:rsidDel="00000000" w:rsidR="00000000" w:rsidRPr="00000000">
        <w:rPr>
          <w:rtl w:val="0"/>
        </w:rPr>
      </w:r>
    </w:p>
    <w:p w:rsidR="00000000" w:rsidDel="00000000" w:rsidP="00000000" w:rsidRDefault="00000000" w:rsidRPr="00000000" w14:paraId="0000029C">
      <w:pPr>
        <w:ind w:left="720" w:firstLine="0"/>
        <w:rPr>
          <w:b w:val="1"/>
          <w:bCs w:val="1"/>
          <w:u w:val="single"/>
        </w:rPr>
      </w:pPr>
      <w:r w:rsidDel="00000000" w:rsidR="00000000" w:rsidRPr="00000000">
        <w:rPr>
          <w:b w:val="1"/>
          <w:bCs w:val="1"/>
          <w:u w:val="single"/>
          <w:rtl w:val="0"/>
        </w:rPr>
        <w:t xml:space="preserve">Übungskarte: 4-7-8 Übung</w:t>
      </w:r>
    </w:p>
    <w:p w:rsidR="00000000" w:rsidDel="00000000" w:rsidP="00000000" w:rsidRDefault="00000000" w:rsidRPr="00000000" w14:paraId="0000029D">
      <w:pPr>
        <w:ind w:left="720" w:firstLine="0"/>
        <w:rPr/>
      </w:pPr>
      <w:r w:rsidDel="00000000" w:rsidR="00000000" w:rsidRPr="00000000">
        <w:rPr>
          <w:rtl w:val="0"/>
        </w:rPr>
      </w:r>
    </w:p>
    <w:p w:rsidR="00000000" w:rsidDel="00000000" w:rsidP="00000000" w:rsidRDefault="00000000" w:rsidRPr="00000000" w14:paraId="0000029E">
      <w:pPr>
        <w:ind w:left="720" w:firstLine="0"/>
        <w:rPr>
          <w:b w:val="1"/>
          <w:bCs w:val="1"/>
        </w:rPr>
      </w:pPr>
      <w:r w:rsidDel="00000000" w:rsidR="00000000" w:rsidRPr="00000000">
        <w:rPr>
          <w:b w:val="1"/>
          <w:bCs w:val="1"/>
          <w:rtl w:val="0"/>
        </w:rPr>
        <w:t xml:space="preserve">Intro:</w:t>
      </w:r>
    </w:p>
    <w:p w:rsidR="00000000" w:rsidDel="00000000" w:rsidP="00000000" w:rsidRDefault="00000000" w:rsidRPr="00000000" w14:paraId="0000029F">
      <w:pPr>
        <w:ind w:left="720" w:firstLine="0"/>
        <w:rPr/>
      </w:pPr>
      <w:r w:rsidDel="00000000" w:rsidR="00000000" w:rsidRPr="00000000">
        <w:rPr>
          <w:rtl w:val="0"/>
        </w:rPr>
        <w:t xml:space="preserve">Zu viel los im Kopf? Angespannt? Gestresst? Diese Atemtechnik kann dir helfen, wieder etwas runterzukommen und klarer zu werden, überall und ohne dass jemand etwas merkt.</w:t>
      </w:r>
    </w:p>
    <w:p w:rsidR="00000000" w:rsidDel="00000000" w:rsidP="00000000" w:rsidRDefault="00000000" w:rsidRPr="00000000" w14:paraId="000002A0">
      <w:pPr>
        <w:ind w:left="720" w:firstLine="0"/>
        <w:rPr/>
      </w:pPr>
      <w:r w:rsidDel="00000000" w:rsidR="00000000" w:rsidRPr="00000000">
        <w:rPr>
          <w:rtl w:val="0"/>
        </w:rPr>
      </w:r>
    </w:p>
    <w:p w:rsidR="00000000" w:rsidDel="00000000" w:rsidP="00000000" w:rsidRDefault="00000000" w:rsidRPr="00000000" w14:paraId="000002A1">
      <w:pPr>
        <w:ind w:left="720" w:firstLine="0"/>
        <w:rPr/>
      </w:pPr>
      <w:r w:rsidDel="00000000" w:rsidR="00000000" w:rsidRPr="00000000">
        <w:rPr>
          <w:b w:val="1"/>
          <w:bCs w:val="1"/>
          <w:rtl w:val="0"/>
        </w:rPr>
        <w:t xml:space="preserve">Audio / </w:t>
      </w:r>
      <w:commentRangeStart w:id="55"/>
      <w:r w:rsidDel="00000000" w:rsidR="00000000" w:rsidRPr="00000000">
        <w:rPr>
          <w:b w:val="1"/>
          <w:bCs w:val="1"/>
          <w:rtl w:val="0"/>
        </w:rPr>
        <w:t xml:space="preserve">Animation</w:t>
      </w:r>
      <w:r w:rsidDel="00000000" w:rsidR="00000000" w:rsidRPr="00000000">
        <w:rPr>
          <w:rtl w:val="0"/>
        </w:rPr>
        <w:t xml:space="preserve"> </w:t>
      </w:r>
      <w:commentRangeEnd w:id="55"/>
      <w:r w:rsidDel="00000000" w:rsidR="00000000" w:rsidRPr="00000000">
        <w:commentReference w:id="55"/>
      </w:r>
      <w:r w:rsidDel="00000000" w:rsidR="00000000" w:rsidRPr="00000000">
        <w:rPr>
          <w:rtl w:val="0"/>
        </w:rPr>
        <w:t xml:space="preserve">zur Übung zum Abspielen</w:t>
      </w:r>
      <w:r w:rsidDel="00000000" w:rsidR="00000000" w:rsidRPr="00000000">
        <w:rPr>
          <w:rtl w:val="0"/>
        </w:rPr>
      </w:r>
    </w:p>
    <w:p w:rsidR="00000000" w:rsidDel="00000000" w:rsidP="00000000" w:rsidRDefault="00000000" w:rsidRPr="00000000" w14:paraId="000002A2">
      <w:pPr>
        <w:ind w:left="720" w:firstLine="0"/>
        <w:rPr/>
      </w:pPr>
      <w:r w:rsidDel="00000000" w:rsidR="00000000" w:rsidRPr="00000000">
        <w:rPr>
          <w:rtl w:val="0"/>
        </w:rPr>
        <w:t xml:space="preserve">Animation z.B. in der sich ein Punkt entsprechend zum Atem bewegt. Oder eine Linie die den Bildschirm ausgraut oder so und die hoch und runter fährt oder so. Irgendwas das Atem imitiert und den Rythmus vorgibt.</w:t>
      </w:r>
      <w:r w:rsidDel="00000000" w:rsidR="00000000" w:rsidRPr="00000000">
        <w:rPr>
          <w:rtl w:val="0"/>
        </w:rPr>
      </w:r>
    </w:p>
    <w:p w:rsidR="00000000" w:rsidDel="00000000" w:rsidP="00000000" w:rsidRDefault="00000000" w:rsidRPr="00000000" w14:paraId="000002A3">
      <w:pPr>
        <w:ind w:left="720" w:firstLine="0"/>
        <w:rPr/>
      </w:pPr>
      <w:r w:rsidDel="00000000" w:rsidR="00000000" w:rsidRPr="00000000">
        <w:rPr>
          <w:rtl w:val="0"/>
        </w:rPr>
      </w:r>
    </w:p>
    <w:p w:rsidR="00000000" w:rsidDel="00000000" w:rsidP="00000000" w:rsidRDefault="00000000" w:rsidRPr="00000000" w14:paraId="000002A4">
      <w:pPr>
        <w:ind w:left="720" w:firstLine="0"/>
        <w:rPr>
          <w:b w:val="1"/>
          <w:bCs w:val="1"/>
        </w:rPr>
      </w:pPr>
      <w:commentRangeStart w:id="56"/>
      <w:commentRangeStart w:id="57"/>
      <w:r w:rsidDel="00000000" w:rsidR="00000000" w:rsidRPr="00000000">
        <w:rPr>
          <w:b w:val="1"/>
          <w:bCs w:val="1"/>
          <w:rtl w:val="0"/>
        </w:rPr>
        <w:t xml:space="preserve">Anleitung</w:t>
      </w:r>
      <w:commentRangeEnd w:id="56"/>
      <w:r w:rsidDel="00000000" w:rsidR="00000000" w:rsidRPr="00000000">
        <w:commentReference w:id="56"/>
      </w:r>
      <w:commentRangeEnd w:id="57"/>
      <w:r w:rsidDel="00000000" w:rsidR="00000000" w:rsidRPr="00000000">
        <w:commentReference w:id="57"/>
      </w:r>
      <w:r w:rsidDel="00000000" w:rsidR="00000000" w:rsidRPr="00000000">
        <w:rPr>
          <w:rtl w:val="0"/>
        </w:rPr>
      </w:r>
    </w:p>
    <w:p w:rsidR="00000000" w:rsidDel="00000000" w:rsidP="00000000" w:rsidRDefault="00000000" w:rsidRPr="00000000" w14:paraId="000002A5">
      <w:pPr>
        <w:ind w:left="720" w:firstLine="0"/>
        <w:rPr/>
      </w:pPr>
      <w:r w:rsidDel="00000000" w:rsidR="00000000" w:rsidRPr="00000000">
        <w:rPr>
          <w:rtl w:val="0"/>
        </w:rPr>
        <w:t xml:space="preserve">Ziel dieser Übung ist es, durch bewusstes Atmen deinen Körper in einen ruhigeren Zustand zu bringen. 4 Durchgänge reichen oft schon aus, um eine spürbare Wirkung zu erzielen.</w:t>
      </w:r>
    </w:p>
    <w:p w:rsidR="00000000" w:rsidDel="00000000" w:rsidP="00000000" w:rsidRDefault="00000000" w:rsidRPr="00000000" w14:paraId="000002A6">
      <w:pPr>
        <w:ind w:left="720" w:firstLine="0"/>
        <w:rPr/>
      </w:pPr>
      <w:r w:rsidDel="00000000" w:rsidR="00000000" w:rsidRPr="00000000">
        <w:rPr>
          <w:rtl w:val="0"/>
        </w:rPr>
      </w:r>
    </w:p>
    <w:p w:rsidR="00000000" w:rsidDel="00000000" w:rsidP="00000000" w:rsidRDefault="00000000" w:rsidRPr="00000000" w14:paraId="000002A7">
      <w:pPr>
        <w:numPr>
          <w:ilvl w:val="0"/>
          <w:numId w:val="10"/>
        </w:numPr>
        <w:ind w:left="1440" w:hanging="360"/>
        <w:rPr>
          <w:b w:val="1"/>
          <w:bCs w:val="1"/>
        </w:rPr>
      </w:pPr>
      <w:r w:rsidDel="00000000" w:rsidR="00000000" w:rsidRPr="00000000">
        <w:rPr>
          <w:b w:val="1"/>
          <w:bCs w:val="1"/>
          <w:rtl w:val="0"/>
        </w:rPr>
        <w:t xml:space="preserve">Entspannte Position finden</w:t>
      </w:r>
    </w:p>
    <w:p w:rsidR="00000000" w:rsidDel="00000000" w:rsidP="00000000" w:rsidRDefault="00000000" w:rsidRPr="00000000" w14:paraId="000002A8">
      <w:pPr>
        <w:ind w:left="1440" w:firstLine="0"/>
        <w:rPr/>
      </w:pPr>
      <w:r w:rsidDel="00000000" w:rsidR="00000000" w:rsidRPr="00000000">
        <w:rPr>
          <w:rtl w:val="0"/>
        </w:rPr>
        <w:t xml:space="preserve">Ob auf dem Stuhl, Sofa oder im Bett, Hauptsache du sitzt oder liegst entspannt. Lass deine Schultern locker fallen.</w:t>
      </w:r>
    </w:p>
    <w:p w:rsidR="00000000" w:rsidDel="00000000" w:rsidP="00000000" w:rsidRDefault="00000000" w:rsidRPr="00000000" w14:paraId="000002A9">
      <w:pPr>
        <w:numPr>
          <w:ilvl w:val="0"/>
          <w:numId w:val="10"/>
        </w:numPr>
        <w:ind w:left="1440" w:hanging="360"/>
        <w:rPr>
          <w:b w:val="1"/>
          <w:bCs w:val="1"/>
        </w:rPr>
      </w:pPr>
      <w:r w:rsidDel="00000000" w:rsidR="00000000" w:rsidRPr="00000000">
        <w:rPr>
          <w:b w:val="1"/>
          <w:bCs w:val="1"/>
          <w:rtl w:val="0"/>
        </w:rPr>
        <w:t xml:space="preserve">Ausatmen zum Start</w:t>
      </w:r>
    </w:p>
    <w:p w:rsidR="00000000" w:rsidDel="00000000" w:rsidP="00000000" w:rsidRDefault="00000000" w:rsidRPr="00000000" w14:paraId="000002AA">
      <w:pPr>
        <w:ind w:left="1440" w:firstLine="0"/>
        <w:rPr/>
      </w:pPr>
      <w:r w:rsidDel="00000000" w:rsidR="00000000" w:rsidRPr="00000000">
        <w:rPr>
          <w:rtl w:val="0"/>
        </w:rPr>
        <w:t xml:space="preserve">Atme einmal vollständig durch den Mund aus, sodass die Lungen leer sind.</w:t>
      </w:r>
    </w:p>
    <w:p w:rsidR="00000000" w:rsidDel="00000000" w:rsidP="00000000" w:rsidRDefault="00000000" w:rsidRPr="00000000" w14:paraId="000002AB">
      <w:pPr>
        <w:numPr>
          <w:ilvl w:val="0"/>
          <w:numId w:val="10"/>
        </w:numPr>
        <w:ind w:left="1440" w:hanging="360"/>
        <w:rPr>
          <w:b w:val="1"/>
          <w:bCs w:val="1"/>
        </w:rPr>
      </w:pPr>
      <w:r w:rsidDel="00000000" w:rsidR="00000000" w:rsidRPr="00000000">
        <w:rPr>
          <w:b w:val="1"/>
          <w:bCs w:val="1"/>
          <w:rtl w:val="0"/>
        </w:rPr>
        <w:t xml:space="preserve">4 Sekunden einatmen</w:t>
      </w:r>
    </w:p>
    <w:p w:rsidR="00000000" w:rsidDel="00000000" w:rsidP="00000000" w:rsidRDefault="00000000" w:rsidRPr="00000000" w14:paraId="000002AC">
      <w:pPr>
        <w:ind w:left="1440" w:firstLine="0"/>
        <w:rPr/>
      </w:pPr>
      <w:r w:rsidDel="00000000" w:rsidR="00000000" w:rsidRPr="00000000">
        <w:rPr>
          <w:rtl w:val="0"/>
        </w:rPr>
        <w:t xml:space="preserve">Schließe den Mund und atme ruhig durch die Nase ein, während du innerlich bis 4 zählst.</w:t>
      </w:r>
    </w:p>
    <w:p w:rsidR="00000000" w:rsidDel="00000000" w:rsidP="00000000" w:rsidRDefault="00000000" w:rsidRPr="00000000" w14:paraId="000002AD">
      <w:pPr>
        <w:numPr>
          <w:ilvl w:val="0"/>
          <w:numId w:val="10"/>
        </w:numPr>
        <w:ind w:left="1440" w:hanging="360"/>
        <w:rPr>
          <w:b w:val="1"/>
          <w:bCs w:val="1"/>
        </w:rPr>
      </w:pPr>
      <w:r w:rsidDel="00000000" w:rsidR="00000000" w:rsidRPr="00000000">
        <w:rPr>
          <w:b w:val="1"/>
          <w:bCs w:val="1"/>
          <w:rtl w:val="0"/>
        </w:rPr>
        <w:t xml:space="preserve">7 Sekunden Atem halten</w:t>
      </w:r>
    </w:p>
    <w:p w:rsidR="00000000" w:rsidDel="00000000" w:rsidP="00000000" w:rsidRDefault="00000000" w:rsidRPr="00000000" w14:paraId="000002AE">
      <w:pPr>
        <w:ind w:left="1440" w:firstLine="0"/>
        <w:rPr/>
      </w:pPr>
      <w:r w:rsidDel="00000000" w:rsidR="00000000" w:rsidRPr="00000000">
        <w:rPr>
          <w:rtl w:val="0"/>
        </w:rPr>
        <w:t xml:space="preserve">Halte den Atem an und zähle innerlich bis 7.</w:t>
      </w:r>
    </w:p>
    <w:p w:rsidR="00000000" w:rsidDel="00000000" w:rsidP="00000000" w:rsidRDefault="00000000" w:rsidRPr="00000000" w14:paraId="000002AF">
      <w:pPr>
        <w:ind w:left="1440" w:firstLine="0"/>
        <w:rPr>
          <w:i w:val="1"/>
          <w:iCs w:val="1"/>
        </w:rPr>
      </w:pPr>
      <w:r w:rsidDel="00000000" w:rsidR="00000000" w:rsidRPr="00000000">
        <w:rPr>
          <w:i w:val="1"/>
          <w:iCs w:val="1"/>
          <w:rtl w:val="0"/>
        </w:rPr>
        <w:t xml:space="preserve">💬 Das Atemhalten fühlt sich am Anfang vielleicht seltsam oder unangenehm an. Das ist völlig normal und wird mit der Zeit leichter.</w:t>
      </w:r>
    </w:p>
    <w:p w:rsidR="00000000" w:rsidDel="00000000" w:rsidP="00000000" w:rsidRDefault="00000000" w:rsidRPr="00000000" w14:paraId="000002B0">
      <w:pPr>
        <w:numPr>
          <w:ilvl w:val="0"/>
          <w:numId w:val="10"/>
        </w:numPr>
        <w:ind w:left="1440" w:hanging="360"/>
        <w:rPr>
          <w:b w:val="1"/>
          <w:bCs w:val="1"/>
        </w:rPr>
      </w:pPr>
      <w:r w:rsidDel="00000000" w:rsidR="00000000" w:rsidRPr="00000000">
        <w:rPr>
          <w:b w:val="1"/>
          <w:bCs w:val="1"/>
          <w:rtl w:val="0"/>
        </w:rPr>
        <w:t xml:space="preserve">8 Sekunden ausatmen</w:t>
      </w:r>
    </w:p>
    <w:p w:rsidR="00000000" w:rsidDel="00000000" w:rsidP="00000000" w:rsidRDefault="00000000" w:rsidRPr="00000000" w14:paraId="000002B1">
      <w:pPr>
        <w:ind w:left="1440" w:firstLine="0"/>
        <w:rPr/>
      </w:pPr>
      <w:r w:rsidDel="00000000" w:rsidR="00000000" w:rsidRPr="00000000">
        <w:rPr>
          <w:rtl w:val="0"/>
        </w:rPr>
        <w:t xml:space="preserve">Atme langsam durch den Mund aus, während du innerlich bis 8 zählst. Das Ausatmen darf ruhig hörbar sein.</w:t>
      </w:r>
    </w:p>
    <w:p w:rsidR="00000000" w:rsidDel="00000000" w:rsidP="00000000" w:rsidRDefault="00000000" w:rsidRPr="00000000" w14:paraId="000002B2">
      <w:pPr>
        <w:numPr>
          <w:ilvl w:val="0"/>
          <w:numId w:val="10"/>
        </w:numPr>
        <w:ind w:left="1440" w:hanging="360"/>
        <w:rPr>
          <w:b w:val="1"/>
          <w:bCs w:val="1"/>
        </w:rPr>
      </w:pPr>
      <w:r w:rsidDel="00000000" w:rsidR="00000000" w:rsidRPr="00000000">
        <w:rPr>
          <w:b w:val="1"/>
          <w:bCs w:val="1"/>
          <w:rtl w:val="0"/>
        </w:rPr>
        <w:t xml:space="preserve">4x wiederholen</w:t>
      </w:r>
    </w:p>
    <w:p w:rsidR="00000000" w:rsidDel="00000000" w:rsidP="00000000" w:rsidRDefault="00000000" w:rsidRPr="00000000" w14:paraId="000002B3">
      <w:pPr>
        <w:ind w:left="1440" w:firstLine="0"/>
        <w:rPr/>
      </w:pPr>
      <w:r w:rsidDel="00000000" w:rsidR="00000000" w:rsidRPr="00000000">
        <w:rPr>
          <w:rtl w:val="0"/>
        </w:rPr>
        <w:t xml:space="preserve">Das war ein Durchgang. Wiederhole das Ganze noch 3 weitere Male.</w:t>
      </w:r>
    </w:p>
    <w:p w:rsidR="00000000" w:rsidDel="00000000" w:rsidP="00000000" w:rsidRDefault="00000000" w:rsidRPr="00000000" w14:paraId="000002B4">
      <w:pPr>
        <w:numPr>
          <w:ilvl w:val="0"/>
          <w:numId w:val="10"/>
        </w:numPr>
        <w:ind w:left="1440" w:hanging="360"/>
        <w:rPr>
          <w:b w:val="1"/>
          <w:bCs w:val="1"/>
        </w:rPr>
      </w:pPr>
      <w:r w:rsidDel="00000000" w:rsidR="00000000" w:rsidRPr="00000000">
        <w:rPr>
          <w:b w:val="1"/>
          <w:bCs w:val="1"/>
          <w:rtl w:val="0"/>
        </w:rPr>
        <w:t xml:space="preserve">Wahrnehmen</w:t>
      </w:r>
    </w:p>
    <w:p w:rsidR="00000000" w:rsidDel="00000000" w:rsidP="00000000" w:rsidRDefault="00000000" w:rsidRPr="00000000" w14:paraId="000002B5">
      <w:pPr>
        <w:ind w:left="1440" w:firstLine="0"/>
        <w:rPr/>
      </w:pPr>
      <w:r w:rsidDel="00000000" w:rsidR="00000000" w:rsidRPr="00000000">
        <w:rPr>
          <w:rtl w:val="0"/>
        </w:rPr>
        <w:t xml:space="preserve">Nimm kurz wahr, wie sich dein Körper jetzt anfühlt. Ruhiger? Schwerer? Wärmer?</w:t>
      </w:r>
    </w:p>
    <w:p w:rsidR="00000000" w:rsidDel="00000000" w:rsidP="00000000" w:rsidRDefault="00000000" w:rsidRPr="00000000" w14:paraId="000002B6">
      <w:pPr>
        <w:ind w:left="720" w:firstLine="0"/>
        <w:rPr/>
      </w:pPr>
      <w:r w:rsidDel="00000000" w:rsidR="00000000" w:rsidRPr="00000000">
        <w:rPr>
          <w:rtl w:val="0"/>
        </w:rPr>
      </w:r>
    </w:p>
    <w:p w:rsidR="00000000" w:rsidDel="00000000" w:rsidP="00000000" w:rsidRDefault="00000000" w:rsidRPr="00000000" w14:paraId="000002B7">
      <w:pPr>
        <w:ind w:left="720" w:firstLine="0"/>
        <w:rPr>
          <w:b w:val="1"/>
          <w:bCs w:val="1"/>
        </w:rPr>
      </w:pPr>
      <w:r w:rsidDel="00000000" w:rsidR="00000000" w:rsidRPr="00000000">
        <w:rPr>
          <w:b w:val="1"/>
          <w:bCs w:val="1"/>
          <w:rtl w:val="0"/>
        </w:rPr>
        <w:t xml:space="preserve">💡 Tipp</w:t>
      </w:r>
    </w:p>
    <w:p w:rsidR="00000000" w:rsidDel="00000000" w:rsidP="00000000" w:rsidRDefault="00000000" w:rsidRPr="00000000" w14:paraId="000002B8">
      <w:pPr>
        <w:ind w:left="720" w:firstLine="0"/>
        <w:rPr/>
      </w:pPr>
      <w:r w:rsidDel="00000000" w:rsidR="00000000" w:rsidRPr="00000000">
        <w:rPr>
          <w:rtl w:val="0"/>
        </w:rPr>
        <w:t xml:space="preserve">Die Übung wirkt am stärksten, wenn du sie nicht nur in Momenten machst, in denen es dir schon richtig schlecht geht, sondern auch dann, wenn du einfach merkst, dass du gerade unter Strom stehst. Je öfter du sie übst, desto einfacher und hilfreicher wird es, sie auch in stressigen Momenten zu machen.</w:t>
      </w:r>
    </w:p>
    <w:p w:rsidR="00000000" w:rsidDel="00000000" w:rsidP="00000000" w:rsidRDefault="00000000" w:rsidRPr="00000000" w14:paraId="000002B9">
      <w:pPr>
        <w:ind w:left="0" w:firstLine="0"/>
        <w:rPr>
          <w:b w:val="1"/>
          <w:bCs w:val="1"/>
        </w:rPr>
      </w:pPr>
      <w:r w:rsidDel="00000000" w:rsidR="00000000" w:rsidRPr="00000000">
        <w:rPr>
          <w:rtl w:val="0"/>
        </w:rPr>
      </w:r>
    </w:p>
    <w:p w:rsidR="00000000" w:rsidDel="00000000" w:rsidP="00000000" w:rsidRDefault="00000000" w:rsidRPr="00000000" w14:paraId="000002BA">
      <w:pPr>
        <w:ind w:left="720" w:firstLine="0"/>
        <w:rPr/>
      </w:pPr>
      <w:r w:rsidDel="00000000" w:rsidR="00000000" w:rsidRPr="00000000">
        <w:rPr>
          <w:rtl w:val="0"/>
        </w:rPr>
      </w:r>
    </w:p>
    <w:p w:rsidR="00000000" w:rsidDel="00000000" w:rsidP="00000000" w:rsidRDefault="00000000" w:rsidRPr="00000000" w14:paraId="000002BB">
      <w:pPr>
        <w:ind w:left="720" w:firstLine="0"/>
        <w:rPr>
          <w:b w:val="1"/>
          <w:bCs w:val="1"/>
          <w:highlight w:val="magenta"/>
        </w:rPr>
      </w:pPr>
      <w:r w:rsidDel="00000000" w:rsidR="00000000" w:rsidRPr="00000000">
        <w:rPr>
          <w:b w:val="1"/>
          <w:bCs w:val="1"/>
          <w:highlight w:val="magenta"/>
          <w:rtl w:val="0"/>
        </w:rPr>
        <w:t xml:space="preserve">Info-Tab oder ähnliches mit folgendem Inhalt</w:t>
      </w:r>
    </w:p>
    <w:p w:rsidR="00000000" w:rsidDel="00000000" w:rsidP="00000000" w:rsidRDefault="00000000" w:rsidRPr="00000000" w14:paraId="000002BC">
      <w:pPr>
        <w:ind w:left="720" w:firstLine="0"/>
        <w:rPr/>
      </w:pPr>
      <w:r w:rsidDel="00000000" w:rsidR="00000000" w:rsidRPr="00000000">
        <w:rPr>
          <w:rtl w:val="0"/>
        </w:rPr>
        <w:t xml:space="preserve">evt. als Dropdown vgl. Q&amp;A</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ind w:left="720" w:firstLine="0"/>
        <w:rPr>
          <w:b w:val="1"/>
          <w:bCs w:val="1"/>
        </w:rPr>
      </w:pPr>
      <w:r w:rsidDel="00000000" w:rsidR="00000000" w:rsidRPr="00000000">
        <w:rPr>
          <w:b w:val="1"/>
          <w:bCs w:val="1"/>
          <w:rtl w:val="0"/>
        </w:rPr>
        <w:t xml:space="preserve">Was, wenn die Übung mir nicht hilft?</w:t>
      </w:r>
    </w:p>
    <w:p w:rsidR="00000000" w:rsidDel="00000000" w:rsidP="00000000" w:rsidRDefault="00000000" w:rsidRPr="00000000" w14:paraId="000002BF">
      <w:pPr>
        <w:ind w:left="720" w:firstLine="0"/>
        <w:rPr/>
      </w:pPr>
      <w:r w:rsidDel="00000000" w:rsidR="00000000" w:rsidRPr="00000000">
        <w:rPr>
          <w:rtl w:val="0"/>
        </w:rPr>
        <w:t xml:space="preserve">Das kann passieren, und das bedeutet nicht, dass du es falsch machst oder dass die Übung nichts taugt. Manche Menschen brauchen mehrere Durchgänge, bis sie eine Wirkung spüren. Manche merken den Unterschied erst nach mehreren Wiederholungen, weil der Körper die Technik erst kennenlernen muss. Und manchmal ist ein Moment einfach zu aufgewühlt, als dass eine Atemübung alleine ausreicht. Das ist okay. Dann hilft es vielleicht erstmal, kurz rauszugehen, Musik zu hören oder mit jemandem zu reden. Die Übung ist ein Werkzeug von vielen, kein Allheilmittel.</w:t>
      </w:r>
    </w:p>
    <w:p w:rsidR="00000000" w:rsidDel="00000000" w:rsidP="00000000" w:rsidRDefault="00000000" w:rsidRPr="00000000" w14:paraId="000002C0">
      <w:pPr>
        <w:ind w:left="720" w:firstLine="0"/>
        <w:rPr/>
      </w:pPr>
      <w:r w:rsidDel="00000000" w:rsidR="00000000" w:rsidRPr="00000000">
        <w:rPr>
          <w:rtl w:val="0"/>
        </w:rPr>
      </w:r>
    </w:p>
    <w:p w:rsidR="00000000" w:rsidDel="00000000" w:rsidP="00000000" w:rsidRDefault="00000000" w:rsidRPr="00000000" w14:paraId="000002C1">
      <w:pPr>
        <w:ind w:left="720" w:firstLine="0"/>
        <w:rPr>
          <w:b w:val="1"/>
          <w:bCs w:val="1"/>
        </w:rPr>
      </w:pPr>
      <w:r w:rsidDel="00000000" w:rsidR="00000000" w:rsidRPr="00000000">
        <w:rPr>
          <w:b w:val="1"/>
          <w:bCs w:val="1"/>
          <w:rtl w:val="0"/>
        </w:rPr>
        <w:t xml:space="preserve">Geht das auch in der Öffentlichkeit?</w:t>
      </w:r>
    </w:p>
    <w:p w:rsidR="00000000" w:rsidDel="00000000" w:rsidP="00000000" w:rsidRDefault="00000000" w:rsidRPr="00000000" w14:paraId="000002C2">
      <w:pPr>
        <w:ind w:left="720" w:firstLine="0"/>
        <w:rPr/>
      </w:pPr>
      <w:r w:rsidDel="00000000" w:rsidR="00000000" w:rsidRPr="00000000">
        <w:rPr>
          <w:rtl w:val="0"/>
        </w:rPr>
        <w:t xml:space="preserve">Ja, und das ist einer der größten Vorteile dieser Technik. Du brauchst keine bestimmte Position, keine Augen zu, keinen ruhigen Raum. Im Bus, vor der Prüfung, auf dem Klo in der Pause, die Übung funktioniert überall. Von außen sieht es aus, als würdest du einfach nur kurz tief durchatmen.</w:t>
      </w:r>
    </w:p>
    <w:p w:rsidR="00000000" w:rsidDel="00000000" w:rsidP="00000000" w:rsidRDefault="00000000" w:rsidRPr="00000000" w14:paraId="000002C3">
      <w:pPr>
        <w:ind w:left="720" w:firstLine="0"/>
        <w:rPr/>
      </w:pPr>
      <w:r w:rsidDel="00000000" w:rsidR="00000000" w:rsidRPr="00000000">
        <w:rPr>
          <w:rtl w:val="0"/>
        </w:rPr>
      </w:r>
    </w:p>
    <w:p w:rsidR="00000000" w:rsidDel="00000000" w:rsidP="00000000" w:rsidRDefault="00000000" w:rsidRPr="00000000" w14:paraId="000002C4">
      <w:pPr>
        <w:ind w:left="720" w:firstLine="0"/>
        <w:rPr>
          <w:b w:val="1"/>
          <w:bCs w:val="1"/>
        </w:rPr>
      </w:pPr>
      <w:r w:rsidDel="00000000" w:rsidR="00000000" w:rsidRPr="00000000">
        <w:rPr>
          <w:b w:val="1"/>
          <w:bCs w:val="1"/>
          <w:rtl w:val="0"/>
        </w:rPr>
        <w:t xml:space="preserve">Du möchtest mehr über diese Methode erfahren?</w:t>
      </w:r>
    </w:p>
    <w:p w:rsidR="00000000" w:rsidDel="00000000" w:rsidP="00000000" w:rsidRDefault="00000000" w:rsidRPr="00000000" w14:paraId="000002C5">
      <w:pPr>
        <w:ind w:left="720" w:firstLine="0"/>
        <w:rPr/>
      </w:pPr>
      <w:r w:rsidDel="00000000" w:rsidR="00000000" w:rsidRPr="00000000">
        <w:rPr>
          <w:rtl w:val="0"/>
        </w:rPr>
        <w:t xml:space="preserve">Wenn du länger aus- als einatmest, hilfst du deinem Körper vom Alarm-Modus in den Chill-Modus zu wechseln. Dein Herzschlag wird langsamer, die Muskeln lassen los und dein Kopf wird klarer. Das ist keine Einbildung, dein Körper, genauer gesagt, dein Nervensystem reagieren direkt auf deinen Atem. Und das Gute: Deinen Atem kannst du jederzeit beeinflussen.</w:t>
      </w:r>
    </w:p>
    <w:p w:rsidR="00000000" w:rsidDel="00000000" w:rsidP="00000000" w:rsidRDefault="00000000" w:rsidRPr="00000000" w14:paraId="000002C6">
      <w:pPr>
        <w:ind w:left="720" w:firstLine="0"/>
        <w:rPr/>
      </w:pPr>
      <w:r w:rsidDel="00000000" w:rsidR="00000000" w:rsidRPr="00000000">
        <w:rPr>
          <w:rtl w:val="0"/>
        </w:rPr>
      </w:r>
    </w:p>
    <w:p w:rsidR="00000000" w:rsidDel="00000000" w:rsidP="00000000" w:rsidRDefault="00000000" w:rsidRPr="00000000" w14:paraId="000002C7">
      <w:pPr>
        <w:ind w:left="720" w:firstLine="0"/>
        <w:rPr/>
      </w:pPr>
      <w:r w:rsidDel="00000000" w:rsidR="00000000" w:rsidRPr="00000000">
        <w:rPr>
          <w:rtl w:val="0"/>
        </w:rPr>
        <w:t xml:space="preserve">Unser Nervensystem hat vereinfacht zwei Modi: Alarm, also Kampf oder Flucht, sowie Ruhe und Erholung. Wenn der Alarmmodus anspringt, schlägt das Herz schneller und die Muskeln spannen sich an. Das ist praktisch in echten Gefahrensituationen, aber eher nervig vor einer Prüfung oder nach einem Streit. Langsames Atmen, vor allem das lange Ausatmen, sagt deinem Körper: alles okay, du kannst loslassen.</w:t>
      </w:r>
    </w:p>
    <w:p w:rsidR="00000000" w:rsidDel="00000000" w:rsidP="00000000" w:rsidRDefault="00000000" w:rsidRPr="00000000" w14:paraId="000002C8">
      <w:pPr>
        <w:ind w:left="720" w:firstLine="0"/>
        <w:rPr/>
      </w:pPr>
      <w:r w:rsidDel="00000000" w:rsidR="00000000" w:rsidRPr="00000000">
        <w:rPr>
          <w:rtl w:val="0"/>
        </w:rPr>
      </w:r>
    </w:p>
    <w:p w:rsidR="00000000" w:rsidDel="00000000" w:rsidP="00000000" w:rsidRDefault="00000000" w:rsidRPr="00000000" w14:paraId="000002C9">
      <w:pPr>
        <w:ind w:left="720" w:firstLine="0"/>
        <w:rPr/>
      </w:pPr>
      <w:r w:rsidDel="00000000" w:rsidR="00000000" w:rsidRPr="00000000">
        <w:rPr>
          <w:rtl w:val="0"/>
        </w:rPr>
        <w:t xml:space="preserve">Das halten des Atems für 7 Sekunden hilft außerdem dabei, das Gedankenkarussell kurz anzuhalten, weil deine Aufmerksamkeit komplett beim Körper landet statt bei dem, was gerade nervt. Manche spüren dabei ein leichtes Kribbeln oder Wärme. Das ist normal und zeigt eigentlich nur, dass dein Körper gerade wirklich umschaltet.</w:t>
      </w:r>
    </w:p>
    <w:p w:rsidR="00000000" w:rsidDel="00000000" w:rsidP="00000000" w:rsidRDefault="00000000" w:rsidRPr="00000000" w14:paraId="000002CA">
      <w:pPr>
        <w:ind w:left="720" w:firstLine="0"/>
        <w:rPr/>
      </w:pPr>
      <w:r w:rsidDel="00000000" w:rsidR="00000000" w:rsidRPr="00000000">
        <w:rPr>
          <w:rtl w:val="0"/>
        </w:rPr>
      </w:r>
    </w:p>
    <w:p w:rsidR="00000000" w:rsidDel="00000000" w:rsidP="00000000" w:rsidRDefault="00000000" w:rsidRPr="00000000" w14:paraId="000002CB">
      <w:pPr>
        <w:ind w:left="720" w:firstLine="0"/>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Durch die Übung entspannt sich Toni.</w:t>
      </w: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Toni: “Ah, das hat mir echt geholfen zu entspannen.”</w:t>
      </w:r>
    </w:p>
    <w:p w:rsidR="00000000" w:rsidDel="00000000" w:rsidP="00000000" w:rsidRDefault="00000000" w:rsidRPr="00000000" w14:paraId="000002CF">
      <w:pPr>
        <w:rPr/>
      </w:pPr>
      <w:r w:rsidDel="00000000" w:rsidR="00000000" w:rsidRPr="00000000">
        <w:rPr>
          <w:rtl w:val="0"/>
        </w:rPr>
        <w:t xml:space="preserve">"Wie war die Übung für dich?"</w:t>
      </w:r>
    </w:p>
    <w:p w:rsidR="00000000" w:rsidDel="00000000" w:rsidP="00000000" w:rsidRDefault="00000000" w:rsidRPr="00000000" w14:paraId="000002D0">
      <w:pPr>
        <w:rPr>
          <w:highlight w:val="magenta"/>
        </w:rPr>
      </w:pPr>
      <w:r w:rsidDel="00000000" w:rsidR="00000000" w:rsidRPr="00000000">
        <w:rPr>
          <w:rtl w:val="0"/>
        </w:rPr>
        <w:t xml:space="preserve">-&gt; Abfrage mit Smiley, inwiefern User das hilfreich oder weniger hilfreich </w:t>
      </w:r>
      <w:r w:rsidDel="00000000" w:rsidR="00000000" w:rsidRPr="00000000">
        <w:rPr>
          <w:rtl w:val="0"/>
        </w:rPr>
        <w:t xml:space="preserve">empfand!</w:t>
      </w: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ins w:author="Grit Schuster" w:id="4" w:date="2026-03-08T18:53:24Z"/>
        </w:rPr>
      </w:pPr>
      <w:r w:rsidDel="00000000" w:rsidR="00000000" w:rsidRPr="00000000">
        <w:rPr>
          <w:rtl w:val="0"/>
        </w:rPr>
        <w:t xml:space="preserve">"Wenn du runterkommen möchtest, kannst du die Übung jederzeit nochmal machen.</w:t>
      </w:r>
      <w:ins w:author="Grit Schuster" w:id="4" w:date="2026-03-08T18:53:24Z">
        <w:r w:rsidDel="00000000" w:rsidR="00000000" w:rsidRPr="00000000">
          <w:rPr>
            <w:rtl w:val="0"/>
          </w:rPr>
          <w:t xml:space="preserve">”</w:t>
        </w:r>
      </w:ins>
    </w:p>
    <w:p w:rsidR="00000000" w:rsidDel="00000000" w:rsidP="00000000" w:rsidRDefault="00000000" w:rsidRPr="00000000" w14:paraId="000002D3">
      <w:pPr>
        <w:rPr/>
      </w:pPr>
      <w:ins w:author="Grit Schuster" w:id="4" w:date="2026-03-08T18:53:24Z">
        <w:r w:rsidDel="00000000" w:rsidR="00000000" w:rsidRPr="00000000">
          <w:rPr>
            <w:rtl w:val="0"/>
          </w:rPr>
          <w:t xml:space="preserve">“</w:t>
        </w:r>
      </w:ins>
      <w:del w:author="Grit Schuster" w:id="4" w:date="2026-03-08T18:53:24Z">
        <w:r w:rsidDel="00000000" w:rsidR="00000000" w:rsidRPr="00000000">
          <w:rPr>
            <w:rtl w:val="0"/>
          </w:rPr>
          <w:delText xml:space="preserve"> </w:delText>
        </w:r>
      </w:del>
      <w:r w:rsidDel="00000000" w:rsidR="00000000" w:rsidRPr="00000000">
        <w:rPr>
          <w:rtl w:val="0"/>
        </w:rPr>
        <w:t xml:space="preserve">Dazu musst du nur </w:t>
      </w:r>
      <w:del w:author="Grit Schuster" w:id="5" w:date="2026-03-08T18:56:41Z">
        <w:r w:rsidDel="00000000" w:rsidR="00000000" w:rsidRPr="00000000">
          <w:rPr>
            <w:rtl w:val="0"/>
          </w:rPr>
          <w:delText xml:space="preserve">hier </w:delText>
        </w:r>
      </w:del>
      <w:r w:rsidDel="00000000" w:rsidR="00000000" w:rsidRPr="00000000">
        <w:rPr>
          <w:rtl w:val="0"/>
        </w:rPr>
        <w:t xml:space="preserve">in die Schachtel navigieren</w:t>
      </w:r>
      <w:ins w:author="Grit Schuster" w:id="6" w:date="2026-03-08T18:53:44Z">
        <w:commentRangeStart w:id="58"/>
        <w:r w:rsidDel="00000000" w:rsidR="00000000" w:rsidRPr="00000000">
          <w:rPr>
            <w:rtl w:val="0"/>
          </w:rPr>
          <w:t xml:space="preserve">, die Übung auswählen</w:t>
        </w:r>
      </w:ins>
      <w:commentRangeEnd w:id="58"/>
      <w:r w:rsidDel="00000000" w:rsidR="00000000" w:rsidRPr="00000000">
        <w:commentReference w:id="58"/>
      </w:r>
      <w:r w:rsidDel="00000000" w:rsidR="00000000" w:rsidRPr="00000000">
        <w:rPr>
          <w:rtl w:val="0"/>
        </w:rPr>
        <w:t xml:space="preserve"> und</w:t>
      </w:r>
      <w:ins w:author="Grit Schuster" w:id="7" w:date="2026-03-08T18:53:58Z">
        <w:r w:rsidDel="00000000" w:rsidR="00000000" w:rsidRPr="00000000">
          <w:rPr>
            <w:rtl w:val="0"/>
          </w:rPr>
          <w:t xml:space="preserve"> dann</w:t>
        </w:r>
      </w:ins>
      <w:r w:rsidDel="00000000" w:rsidR="00000000" w:rsidRPr="00000000">
        <w:rPr>
          <w:rtl w:val="0"/>
        </w:rPr>
        <w:t xml:space="preserve"> auf den Play</w:t>
      </w:r>
      <w:ins w:author="Grit Schuster" w:id="8" w:date="2026-03-08T18:54:02Z">
        <w:r w:rsidDel="00000000" w:rsidR="00000000" w:rsidRPr="00000000">
          <w:rPr>
            <w:rtl w:val="0"/>
          </w:rPr>
          <w:t xml:space="preserve">-</w:t>
        </w:r>
      </w:ins>
      <w:del w:author="Grit Schuster" w:id="8" w:date="2026-03-08T18:54:02Z">
        <w:r w:rsidDel="00000000" w:rsidR="00000000" w:rsidRPr="00000000">
          <w:rPr>
            <w:rtl w:val="0"/>
          </w:rPr>
          <w:delText xml:space="preserve"> </w:delText>
        </w:r>
      </w:del>
      <w:r w:rsidDel="00000000" w:rsidR="00000000" w:rsidRPr="00000000">
        <w:rPr>
          <w:rtl w:val="0"/>
        </w:rPr>
        <w:t xml:space="preserve">Button klicken." </w:t>
      </w:r>
      <w:commentRangeStart w:id="59"/>
      <w:commentRangeStart w:id="60"/>
      <w:r w:rsidDel="00000000" w:rsidR="00000000" w:rsidRPr="00000000">
        <w:rPr>
          <w:rtl w:val="0"/>
        </w:rPr>
        <w:t xml:space="preserve">(Schachtel wackelt?)</w:t>
      </w:r>
      <w:commentRangeEnd w:id="59"/>
      <w:r w:rsidDel="00000000" w:rsidR="00000000" w:rsidRPr="00000000">
        <w:commentReference w:id="59"/>
      </w:r>
      <w:commentRangeEnd w:id="60"/>
      <w:r w:rsidDel="00000000" w:rsidR="00000000" w:rsidRPr="00000000">
        <w:commentReference w:id="60"/>
      </w:r>
      <w:r w:rsidDel="00000000" w:rsidR="00000000" w:rsidRPr="00000000">
        <w:rPr>
          <w:rtl w:val="0"/>
        </w:rPr>
      </w:r>
    </w:p>
    <w:p w:rsidR="00000000" w:rsidDel="00000000" w:rsidP="00000000" w:rsidRDefault="00000000" w:rsidRPr="00000000" w14:paraId="000002D4">
      <w:pPr>
        <w:ind w:left="0" w:firstLine="0"/>
        <w:rPr/>
      </w:pPr>
      <w:r w:rsidDel="00000000" w:rsidR="00000000" w:rsidRPr="00000000">
        <w:rPr>
          <w:rtl w:val="0"/>
        </w:rPr>
      </w:r>
    </w:p>
    <w:p w:rsidR="00000000" w:rsidDel="00000000" w:rsidP="00000000" w:rsidRDefault="00000000" w:rsidRPr="00000000" w14:paraId="000002D5">
      <w:pPr>
        <w:ind w:left="0" w:firstLine="0"/>
        <w:rPr/>
      </w:pPr>
      <w:r w:rsidDel="00000000" w:rsidR="00000000" w:rsidRPr="00000000">
        <w:rPr>
          <w:rtl w:val="0"/>
        </w:rPr>
        <w:t xml:space="preserve">Die Übung könnte dann beim Wechsel zurück ins</w:t>
      </w:r>
      <w:commentRangeStart w:id="61"/>
      <w:r w:rsidDel="00000000" w:rsidR="00000000" w:rsidRPr="00000000">
        <w:rPr>
          <w:rtl w:val="0"/>
        </w:rPr>
        <w:t xml:space="preserve"> </w:t>
      </w:r>
      <w:r w:rsidDel="00000000" w:rsidR="00000000" w:rsidRPr="00000000">
        <w:rPr>
          <w:rtl w:val="0"/>
        </w:rPr>
        <w:t xml:space="preserve">Interaktionsfenster</w:t>
      </w:r>
      <w:r w:rsidDel="00000000" w:rsidR="00000000" w:rsidRPr="00000000">
        <w:rPr>
          <w:rtl w:val="0"/>
        </w:rPr>
        <w:t xml:space="preserve"> mit Furi</w:t>
      </w:r>
      <w:commentRangeEnd w:id="61"/>
      <w:r w:rsidDel="00000000" w:rsidR="00000000" w:rsidRPr="00000000">
        <w:commentReference w:id="61"/>
      </w:r>
      <w:r w:rsidDel="00000000" w:rsidR="00000000" w:rsidRPr="00000000">
        <w:rPr>
          <w:rtl w:val="0"/>
        </w:rPr>
        <w:t xml:space="preserve"> in die Schachtel/Toolbox fliegen.</w:t>
      </w:r>
    </w:p>
    <w:p w:rsidR="00000000" w:rsidDel="00000000" w:rsidP="00000000" w:rsidRDefault="00000000" w:rsidRPr="00000000" w14:paraId="000002D6">
      <w:pPr>
        <w:ind w:left="0" w:firstLine="0"/>
        <w:rPr/>
      </w:pPr>
      <w:r w:rsidDel="00000000" w:rsidR="00000000" w:rsidRPr="00000000">
        <w:rPr>
          <w:rtl w:val="0"/>
        </w:rPr>
      </w:r>
    </w:p>
    <w:p w:rsidR="00000000" w:rsidDel="00000000" w:rsidP="00000000" w:rsidRDefault="00000000" w:rsidRPr="00000000" w14:paraId="000002D7">
      <w:pPr>
        <w:ind w:left="0" w:firstLine="0"/>
        <w:rPr/>
      </w:pPr>
      <w:r w:rsidDel="00000000" w:rsidR="00000000" w:rsidRPr="00000000">
        <w:rPr>
          <w:rtl w:val="0"/>
        </w:rPr>
        <w:t xml:space="preserve">Dann erzählt Furi was passiert ist:</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Furi: "Das hat gut getan.”</w:t>
      </w:r>
    </w:p>
    <w:p w:rsidR="00000000" w:rsidDel="00000000" w:rsidP="00000000" w:rsidRDefault="00000000" w:rsidRPr="00000000" w14:paraId="000002DA">
      <w:pPr>
        <w:rPr/>
      </w:pPr>
      <w:r w:rsidDel="00000000" w:rsidR="00000000" w:rsidRPr="00000000">
        <w:rPr>
          <w:rtl w:val="0"/>
        </w:rPr>
        <w:t xml:space="preserve">“Jetzt bin ich wieder ruhiger."</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Toni: </w:t>
      </w:r>
    </w:p>
    <w:p w:rsidR="00000000" w:rsidDel="00000000" w:rsidP="00000000" w:rsidRDefault="00000000" w:rsidRPr="00000000" w14:paraId="000002DD">
      <w:pPr>
        <w:rPr/>
      </w:pPr>
      <w:r w:rsidDel="00000000" w:rsidR="00000000" w:rsidRPr="00000000">
        <w:rPr>
          <w:rtl w:val="0"/>
        </w:rPr>
        <w:t xml:space="preserve">"Ich auch! Danke für den Tipp."</w:t>
      </w:r>
    </w:p>
    <w:p w:rsidR="00000000" w:rsidDel="00000000" w:rsidP="00000000" w:rsidRDefault="00000000" w:rsidRPr="00000000" w14:paraId="000002DE">
      <w:pPr>
        <w:ind w:left="0" w:firstLine="0"/>
        <w:rPr/>
      </w:pPr>
      <w:r w:rsidDel="00000000" w:rsidR="00000000" w:rsidRPr="00000000">
        <w:rPr>
          <w:rtl w:val="0"/>
        </w:rPr>
        <w:t xml:space="preserve">"Wann hast du eigentlich zuletzt Noen gesehen?"</w:t>
      </w:r>
      <w:r w:rsidDel="00000000" w:rsidR="00000000" w:rsidRPr="00000000">
        <w:rPr>
          <w:rtl w:val="0"/>
        </w:rPr>
      </w:r>
    </w:p>
    <w:p w:rsidR="00000000" w:rsidDel="00000000" w:rsidP="00000000" w:rsidRDefault="00000000" w:rsidRPr="00000000" w14:paraId="000002DF">
      <w:pPr>
        <w:ind w:left="0" w:firstLine="0"/>
        <w:rPr/>
      </w:pPr>
      <w:r w:rsidDel="00000000" w:rsidR="00000000" w:rsidRPr="00000000">
        <w:rPr>
          <w:rtl w:val="0"/>
        </w:rPr>
      </w:r>
    </w:p>
    <w:p w:rsidR="00000000" w:rsidDel="00000000" w:rsidP="00000000" w:rsidRDefault="00000000" w:rsidRPr="00000000" w14:paraId="000002E0">
      <w:pPr>
        <w:ind w:left="0" w:firstLine="0"/>
        <w:rPr>
          <w:strike w:val="1"/>
        </w:rPr>
      </w:pPr>
      <w:r w:rsidDel="00000000" w:rsidR="00000000" w:rsidRPr="00000000">
        <w:rPr>
          <w:strike w:val="1"/>
          <w:rtl w:val="0"/>
        </w:rPr>
        <w:t xml:space="preserve">Toni: "Wann hast du eigentlich zuletzt Noen gesehen?"</w:t>
      </w:r>
    </w:p>
    <w:p w:rsidR="00000000" w:rsidDel="00000000" w:rsidP="00000000" w:rsidRDefault="00000000" w:rsidRPr="00000000" w14:paraId="000002E1">
      <w:pPr>
        <w:ind w:left="0" w:firstLine="0"/>
        <w:rPr/>
      </w:pPr>
      <w:r w:rsidDel="00000000" w:rsidR="00000000" w:rsidRPr="00000000">
        <w:rPr>
          <w:rtl w:val="0"/>
        </w:rPr>
        <w:t xml:space="preserve">Furi: "Vor ein paar Wochen."</w:t>
      </w:r>
    </w:p>
    <w:p w:rsidR="00000000" w:rsidDel="00000000" w:rsidP="00000000" w:rsidRDefault="00000000" w:rsidRPr="00000000" w14:paraId="000002E2">
      <w:pPr>
        <w:ind w:left="0" w:firstLine="0"/>
        <w:rPr/>
      </w:pPr>
      <w:r w:rsidDel="00000000" w:rsidR="00000000" w:rsidRPr="00000000">
        <w:rPr>
          <w:rtl w:val="0"/>
        </w:rPr>
        <w:t xml:space="preserve">"Noen ist hier aufgetaucht, total fertig."</w:t>
      </w:r>
    </w:p>
    <w:p w:rsidR="00000000" w:rsidDel="00000000" w:rsidP="00000000" w:rsidRDefault="00000000" w:rsidRPr="00000000" w14:paraId="000002E3">
      <w:pPr>
        <w:ind w:left="0" w:firstLine="0"/>
        <w:rPr/>
      </w:pPr>
      <w:r w:rsidDel="00000000" w:rsidR="00000000" w:rsidRPr="00000000">
        <w:rPr>
          <w:rtl w:val="0"/>
        </w:rPr>
        <w:t xml:space="preserve">"Eine Lehrperson hat Noen vor der ganzen Gruppe richtig bloßgestellt."</w:t>
      </w:r>
    </w:p>
    <w:p w:rsidR="00000000" w:rsidDel="00000000" w:rsidP="00000000" w:rsidRDefault="00000000" w:rsidRPr="00000000" w14:paraId="000002E4">
      <w:pPr>
        <w:ind w:left="0" w:firstLine="0"/>
        <w:rPr/>
      </w:pPr>
      <w:r w:rsidDel="00000000" w:rsidR="00000000" w:rsidRPr="00000000">
        <w:rPr>
          <w:rtl w:val="0"/>
        </w:rPr>
        <w:t xml:space="preserve">"Einfach so. Ohne Grund."</w:t>
      </w:r>
    </w:p>
    <w:p w:rsidR="00000000" w:rsidDel="00000000" w:rsidP="00000000" w:rsidRDefault="00000000" w:rsidRPr="00000000" w14:paraId="000002E5">
      <w:pPr>
        <w:ind w:left="0" w:firstLine="0"/>
        <w:rPr/>
      </w:pPr>
      <w:r w:rsidDel="00000000" w:rsidR="00000000" w:rsidRPr="00000000">
        <w:rPr>
          <w:rtl w:val="0"/>
        </w:rPr>
        <w:t xml:space="preserve">"Noen war mega verletzt. Und wütend."</w:t>
      </w:r>
    </w:p>
    <w:p w:rsidR="00000000" w:rsidDel="00000000" w:rsidP="00000000" w:rsidRDefault="00000000" w:rsidRPr="00000000" w14:paraId="000002E6">
      <w:pPr>
        <w:ind w:left="0" w:firstLine="0"/>
        <w:rPr/>
      </w:pPr>
      <w:r w:rsidDel="00000000" w:rsidR="00000000" w:rsidRPr="00000000">
        <w:rPr>
          <w:rtl w:val="0"/>
        </w:rPr>
        <w:t xml:space="preserve">"Ich fand das auch zum Kotzen."</w:t>
      </w:r>
    </w:p>
    <w:p w:rsidR="00000000" w:rsidDel="00000000" w:rsidP="00000000" w:rsidRDefault="00000000" w:rsidRPr="00000000" w14:paraId="000002E7">
      <w:pPr>
        <w:ind w:left="0" w:firstLine="0"/>
        <w:rPr/>
      </w:pPr>
      <w:r w:rsidDel="00000000" w:rsidR="00000000" w:rsidRPr="00000000">
        <w:rPr>
          <w:rtl w:val="0"/>
        </w:rPr>
      </w:r>
    </w:p>
    <w:p w:rsidR="00000000" w:rsidDel="00000000" w:rsidP="00000000" w:rsidRDefault="00000000" w:rsidRPr="00000000" w14:paraId="000002E8">
      <w:pPr>
        <w:ind w:left="0" w:firstLine="0"/>
        <w:rPr/>
      </w:pPr>
      <w:r w:rsidDel="00000000" w:rsidR="00000000" w:rsidRPr="00000000">
        <w:rPr>
          <w:rtl w:val="0"/>
        </w:rPr>
        <w:t xml:space="preserve">Toni: "Und was ist dann passiert?"</w:t>
      </w:r>
    </w:p>
    <w:p w:rsidR="00000000" w:rsidDel="00000000" w:rsidP="00000000" w:rsidRDefault="00000000" w:rsidRPr="00000000" w14:paraId="000002E9">
      <w:pPr>
        <w:ind w:left="0" w:firstLine="0"/>
        <w:rPr/>
      </w:pPr>
      <w:r w:rsidDel="00000000" w:rsidR="00000000" w:rsidRPr="00000000">
        <w:rPr>
          <w:rtl w:val="0"/>
        </w:rPr>
      </w:r>
    </w:p>
    <w:p w:rsidR="00000000" w:rsidDel="00000000" w:rsidP="00000000" w:rsidRDefault="00000000" w:rsidRPr="00000000" w14:paraId="000002EA">
      <w:pPr>
        <w:ind w:left="0" w:firstLine="0"/>
        <w:rPr/>
      </w:pPr>
      <w:r w:rsidDel="00000000" w:rsidR="00000000" w:rsidRPr="00000000">
        <w:rPr>
          <w:rtl w:val="0"/>
        </w:rPr>
        <w:t xml:space="preserve">Furi: "Ich hab gesagt, dass Noen das nicht einfach so schlucken soll."</w:t>
      </w:r>
    </w:p>
    <w:p w:rsidR="00000000" w:rsidDel="00000000" w:rsidP="00000000" w:rsidRDefault="00000000" w:rsidRPr="00000000" w14:paraId="000002EB">
      <w:pPr>
        <w:ind w:left="0" w:firstLine="0"/>
        <w:rPr/>
      </w:pPr>
      <w:r w:rsidDel="00000000" w:rsidR="00000000" w:rsidRPr="00000000">
        <w:rPr>
          <w:rtl w:val="0"/>
        </w:rPr>
        <w:t xml:space="preserve">"Für sich einstehen, Klartext reden."</w:t>
      </w:r>
    </w:p>
    <w:p w:rsidR="00000000" w:rsidDel="00000000" w:rsidP="00000000" w:rsidRDefault="00000000" w:rsidRPr="00000000" w14:paraId="000002EC">
      <w:pPr>
        <w:ind w:left="0" w:firstLine="0"/>
        <w:rPr/>
      </w:pPr>
      <w:r w:rsidDel="00000000" w:rsidR="00000000" w:rsidRPr="00000000">
        <w:rPr>
          <w:rtl w:val="0"/>
        </w:rPr>
        <w:t xml:space="preserve">"Wenn jemand so mit dir umgeht, musst du doch was sagen."</w:t>
      </w:r>
    </w:p>
    <w:p w:rsidR="00000000" w:rsidDel="00000000" w:rsidP="00000000" w:rsidRDefault="00000000" w:rsidRPr="00000000" w14:paraId="000002ED">
      <w:pPr>
        <w:ind w:left="0" w:firstLine="0"/>
        <w:rPr/>
      </w:pPr>
      <w:r w:rsidDel="00000000" w:rsidR="00000000" w:rsidRPr="00000000">
        <w:rPr>
          <w:rtl w:val="0"/>
        </w:rPr>
      </w:r>
    </w:p>
    <w:p w:rsidR="00000000" w:rsidDel="00000000" w:rsidP="00000000" w:rsidRDefault="00000000" w:rsidRPr="00000000" w14:paraId="000002EE">
      <w:pPr>
        <w:ind w:left="0" w:firstLine="0"/>
        <w:rPr/>
      </w:pPr>
      <w:r w:rsidDel="00000000" w:rsidR="00000000" w:rsidRPr="00000000">
        <w:rPr>
          <w:rtl w:val="0"/>
        </w:rPr>
        <w:t xml:space="preserve">User: </w:t>
      </w:r>
      <w:commentRangeStart w:id="62"/>
      <w:r w:rsidDel="00000000" w:rsidR="00000000" w:rsidRPr="00000000">
        <w:rPr>
          <w:rtl w:val="0"/>
        </w:rPr>
        <w:t xml:space="preserve">Antwortoptionen</w:t>
      </w:r>
      <w:commentRangeEnd w:id="62"/>
      <w:r w:rsidDel="00000000" w:rsidR="00000000" w:rsidRPr="00000000">
        <w:commentReference w:id="62"/>
      </w:r>
      <w:r w:rsidDel="00000000" w:rsidR="00000000" w:rsidRPr="00000000">
        <w:rPr>
          <w:rtl w:val="0"/>
        </w:rPr>
      </w:r>
    </w:p>
    <w:p w:rsidR="00000000" w:rsidDel="00000000" w:rsidP="00000000" w:rsidRDefault="00000000" w:rsidRPr="00000000" w14:paraId="000002EF">
      <w:pPr>
        <w:ind w:left="0" w:firstLine="0"/>
        <w:rPr/>
      </w:pPr>
      <w:r w:rsidDel="00000000" w:rsidR="00000000" w:rsidRPr="00000000">
        <w:rPr>
          <w:rtl w:val="0"/>
        </w:rPr>
        <w:t xml:space="preserve">"Ja, das hätte ich auch so gesagt."</w:t>
      </w:r>
    </w:p>
    <w:p w:rsidR="00000000" w:rsidDel="00000000" w:rsidP="00000000" w:rsidRDefault="00000000" w:rsidRPr="00000000" w14:paraId="000002F0">
      <w:pPr>
        <w:ind w:left="0" w:firstLine="0"/>
        <w:rPr/>
      </w:pPr>
      <w:r w:rsidDel="00000000" w:rsidR="00000000" w:rsidRPr="00000000">
        <w:rPr>
          <w:rtl w:val="0"/>
        </w:rPr>
        <w:t xml:space="preserve">"Hm. Und hat das dann geholfen?"</w:t>
      </w:r>
    </w:p>
    <w:p w:rsidR="00000000" w:rsidDel="00000000" w:rsidP="00000000" w:rsidRDefault="00000000" w:rsidRPr="00000000" w14:paraId="000002F1">
      <w:pPr>
        <w:ind w:left="0" w:firstLine="0"/>
        <w:rPr/>
      </w:pPr>
      <w:r w:rsidDel="00000000" w:rsidR="00000000" w:rsidRPr="00000000">
        <w:rPr>
          <w:rtl w:val="0"/>
        </w:rPr>
      </w:r>
    </w:p>
    <w:p w:rsidR="00000000" w:rsidDel="00000000" w:rsidP="00000000" w:rsidRDefault="00000000" w:rsidRPr="00000000" w14:paraId="000002F2">
      <w:pPr>
        <w:ind w:left="0" w:firstLine="0"/>
        <w:rPr/>
      </w:pPr>
      <w:r w:rsidDel="00000000" w:rsidR="00000000" w:rsidRPr="00000000">
        <w:rPr>
          <w:rtl w:val="0"/>
        </w:rPr>
        <w:t xml:space="preserve">Furi: "Naja."</w:t>
      </w:r>
    </w:p>
    <w:p w:rsidR="00000000" w:rsidDel="00000000" w:rsidP="00000000" w:rsidRDefault="00000000" w:rsidRPr="00000000" w14:paraId="000002F3">
      <w:pPr>
        <w:ind w:left="0" w:firstLine="0"/>
        <w:rPr/>
      </w:pPr>
      <w:r w:rsidDel="00000000" w:rsidR="00000000" w:rsidRPr="00000000">
        <w:rPr>
          <w:rtl w:val="0"/>
        </w:rPr>
        <w:t xml:space="preserve">"Ich hab Noen wohl eher zu sehr angeheizt."</w:t>
      </w:r>
    </w:p>
    <w:p w:rsidR="00000000" w:rsidDel="00000000" w:rsidP="00000000" w:rsidRDefault="00000000" w:rsidRPr="00000000" w14:paraId="000002F4">
      <w:pPr>
        <w:ind w:left="0" w:firstLine="0"/>
        <w:rPr/>
      </w:pPr>
      <w:r w:rsidDel="00000000" w:rsidR="00000000" w:rsidRPr="00000000">
        <w:rPr>
          <w:rtl w:val="0"/>
        </w:rPr>
        <w:t xml:space="preserve">"Noen hat die Person dann vor allen richtig laut konfrontiert."</w:t>
      </w:r>
    </w:p>
    <w:p w:rsidR="00000000" w:rsidDel="00000000" w:rsidP="00000000" w:rsidRDefault="00000000" w:rsidRPr="00000000" w14:paraId="000002F5">
      <w:pPr>
        <w:ind w:left="0" w:firstLine="0"/>
        <w:rPr/>
      </w:pPr>
      <w:r w:rsidDel="00000000" w:rsidR="00000000" w:rsidRPr="00000000">
        <w:rPr>
          <w:rtl w:val="0"/>
        </w:rPr>
        <w:t xml:space="preserve">"Angeschrien. Beleidigt."</w:t>
      </w:r>
    </w:p>
    <w:p w:rsidR="00000000" w:rsidDel="00000000" w:rsidP="00000000" w:rsidRDefault="00000000" w:rsidRPr="00000000" w14:paraId="000002F6">
      <w:pPr>
        <w:ind w:left="0" w:firstLine="0"/>
        <w:rPr/>
      </w:pPr>
      <w:r w:rsidDel="00000000" w:rsidR="00000000" w:rsidRPr="00000000">
        <w:rPr>
          <w:rtl w:val="0"/>
        </w:rPr>
        <w:t xml:space="preserve">"Ich dachte, das wäre mutig."</w:t>
      </w:r>
    </w:p>
    <w:p w:rsidR="00000000" w:rsidDel="00000000" w:rsidP="00000000" w:rsidRDefault="00000000" w:rsidRPr="00000000" w14:paraId="000002F7">
      <w:pPr>
        <w:ind w:left="0" w:firstLine="0"/>
        <w:rPr/>
      </w:pPr>
      <w:r w:rsidDel="00000000" w:rsidR="00000000" w:rsidRPr="00000000">
        <w:rPr>
          <w:rtl w:val="0"/>
        </w:rPr>
        <w:t xml:space="preserve">"Aber Noen hat am Ende nicht bekommen, was Noen wollte."</w:t>
      </w:r>
    </w:p>
    <w:p w:rsidR="00000000" w:rsidDel="00000000" w:rsidP="00000000" w:rsidRDefault="00000000" w:rsidRPr="00000000" w14:paraId="000002F8">
      <w:pPr>
        <w:ind w:left="0" w:firstLine="0"/>
        <w:rPr/>
      </w:pPr>
      <w:r w:rsidDel="00000000" w:rsidR="00000000" w:rsidRPr="00000000">
        <w:rPr>
          <w:rtl w:val="0"/>
        </w:rPr>
        <w:t xml:space="preserve">"Und stand danach echt blöd da."</w:t>
      </w:r>
    </w:p>
    <w:p w:rsidR="00000000" w:rsidDel="00000000" w:rsidP="00000000" w:rsidRDefault="00000000" w:rsidRPr="00000000" w14:paraId="000002F9">
      <w:pPr>
        <w:ind w:left="0" w:firstLine="0"/>
        <w:rPr/>
      </w:pPr>
      <w:r w:rsidDel="00000000" w:rsidR="00000000" w:rsidRPr="00000000">
        <w:rPr>
          <w:rtl w:val="0"/>
        </w:rPr>
      </w:r>
    </w:p>
    <w:p w:rsidR="00000000" w:rsidDel="00000000" w:rsidP="00000000" w:rsidRDefault="00000000" w:rsidRPr="00000000" w14:paraId="000002FA">
      <w:pPr>
        <w:ind w:left="0" w:firstLine="0"/>
        <w:rPr/>
      </w:pPr>
      <w:r w:rsidDel="00000000" w:rsidR="00000000" w:rsidRPr="00000000">
        <w:rPr>
          <w:rtl w:val="0"/>
        </w:rPr>
        <w:t xml:space="preserve">Toni: "Das klingt echt mies."</w:t>
      </w:r>
    </w:p>
    <w:p w:rsidR="00000000" w:rsidDel="00000000" w:rsidP="00000000" w:rsidRDefault="00000000" w:rsidRPr="00000000" w14:paraId="000002FB">
      <w:pPr>
        <w:ind w:left="0" w:firstLine="0"/>
        <w:rPr/>
      </w:pPr>
      <w:r w:rsidDel="00000000" w:rsidR="00000000" w:rsidRPr="00000000">
        <w:rPr>
          <w:rtl w:val="0"/>
        </w:rPr>
        <w:t xml:space="preserve">User: </w:t>
      </w:r>
      <w:commentRangeStart w:id="63"/>
      <w:r w:rsidDel="00000000" w:rsidR="00000000" w:rsidRPr="00000000">
        <w:rPr>
          <w:rtl w:val="0"/>
        </w:rPr>
        <w:t xml:space="preserve">Antwortoptionen</w:t>
      </w:r>
      <w:commentRangeEnd w:id="63"/>
      <w:r w:rsidDel="00000000" w:rsidR="00000000" w:rsidRPr="00000000">
        <w:commentReference w:id="63"/>
      </w:r>
      <w:r w:rsidDel="00000000" w:rsidR="00000000" w:rsidRPr="00000000">
        <w:rPr>
          <w:rtl w:val="0"/>
        </w:rPr>
      </w:r>
    </w:p>
    <w:p w:rsidR="00000000" w:rsidDel="00000000" w:rsidP="00000000" w:rsidRDefault="00000000" w:rsidRPr="00000000" w14:paraId="000002FC">
      <w:pPr>
        <w:numPr>
          <w:ilvl w:val="0"/>
          <w:numId w:val="9"/>
        </w:numPr>
        <w:ind w:left="720" w:hanging="360"/>
        <w:rPr>
          <w:u w:val="none"/>
        </w:rPr>
      </w:pPr>
      <w:r w:rsidDel="00000000" w:rsidR="00000000" w:rsidRPr="00000000">
        <w:rPr>
          <w:rtl w:val="0"/>
        </w:rPr>
        <w:t xml:space="preserve">"Vielleicht hat die Person es verdient."</w:t>
      </w:r>
    </w:p>
    <w:p w:rsidR="00000000" w:rsidDel="00000000" w:rsidP="00000000" w:rsidRDefault="00000000" w:rsidRPr="00000000" w14:paraId="000002FD">
      <w:pPr>
        <w:numPr>
          <w:ilvl w:val="0"/>
          <w:numId w:val="9"/>
        </w:numPr>
        <w:ind w:left="720" w:hanging="360"/>
        <w:rPr>
          <w:u w:val="none"/>
        </w:rPr>
      </w:pPr>
      <w:r w:rsidDel="00000000" w:rsidR="00000000" w:rsidRPr="00000000">
        <w:rPr>
          <w:rtl w:val="0"/>
        </w:rPr>
        <w:t xml:space="preserve">"Ich versteh </w:t>
      </w:r>
      <w:r w:rsidDel="00000000" w:rsidR="00000000" w:rsidRPr="00000000">
        <w:rPr>
          <w:rtl w:val="0"/>
        </w:rPr>
        <w:t xml:space="preserve">euch. Aber</w:t>
      </w:r>
      <w:r w:rsidDel="00000000" w:rsidR="00000000" w:rsidRPr="00000000">
        <w:rPr>
          <w:rtl w:val="0"/>
        </w:rPr>
        <w:t xml:space="preserve"> das hat die Sache wohl nicht besser gemacht."</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Furi:</w:t>
      </w:r>
    </w:p>
    <w:p w:rsidR="00000000" w:rsidDel="00000000" w:rsidP="00000000" w:rsidRDefault="00000000" w:rsidRPr="00000000" w14:paraId="00000300">
      <w:pPr>
        <w:ind w:left="0" w:firstLine="0"/>
        <w:rPr/>
      </w:pPr>
      <w:r w:rsidDel="00000000" w:rsidR="00000000" w:rsidRPr="00000000">
        <w:rPr>
          <w:rtl w:val="0"/>
        </w:rPr>
        <w:t xml:space="preserve">"Mmh."</w:t>
      </w:r>
    </w:p>
    <w:p w:rsidR="00000000" w:rsidDel="00000000" w:rsidP="00000000" w:rsidRDefault="00000000" w:rsidRPr="00000000" w14:paraId="00000301">
      <w:pPr>
        <w:rPr/>
      </w:pPr>
      <w:r w:rsidDel="00000000" w:rsidR="00000000" w:rsidRPr="00000000">
        <w:rPr>
          <w:rtl w:val="0"/>
        </w:rPr>
        <w:t xml:space="preserve">"Noen hatte völlig recht wütend zu sein."</w:t>
      </w:r>
    </w:p>
    <w:p w:rsidR="00000000" w:rsidDel="00000000" w:rsidP="00000000" w:rsidRDefault="00000000" w:rsidRPr="00000000" w14:paraId="00000302">
      <w:pPr>
        <w:rPr/>
      </w:pPr>
      <w:r w:rsidDel="00000000" w:rsidR="00000000" w:rsidRPr="00000000">
        <w:rPr>
          <w:rtl w:val="0"/>
        </w:rPr>
        <w:t xml:space="preserve">"Aber die Art, wie </w:t>
      </w:r>
      <w:r w:rsidDel="00000000" w:rsidR="00000000" w:rsidRPr="00000000">
        <w:rPr>
          <w:rtl w:val="0"/>
        </w:rPr>
        <w:t xml:space="preserve">es rausgekommen</w:t>
      </w:r>
      <w:r w:rsidDel="00000000" w:rsidR="00000000" w:rsidRPr="00000000">
        <w:rPr>
          <w:rtl w:val="0"/>
        </w:rPr>
        <w:t xml:space="preserve"> ist, hat nichts gebracht."</w:t>
      </w:r>
    </w:p>
    <w:p w:rsidR="00000000" w:rsidDel="00000000" w:rsidP="00000000" w:rsidRDefault="00000000" w:rsidRPr="00000000" w14:paraId="00000303">
      <w:pPr>
        <w:ind w:left="0" w:firstLine="0"/>
        <w:rPr/>
      </w:pPr>
      <w:r w:rsidDel="00000000" w:rsidR="00000000" w:rsidRPr="00000000">
        <w:rPr>
          <w:rtl w:val="0"/>
        </w:rPr>
        <w:t xml:space="preserve">"Ich glaub das Anschreien und Beleidigen hat Noen am Ende mehr geschadet als geholfen."</w:t>
      </w:r>
    </w:p>
    <w:p w:rsidR="00000000" w:rsidDel="00000000" w:rsidP="00000000" w:rsidRDefault="00000000" w:rsidRPr="00000000" w14:paraId="00000304">
      <w:pPr>
        <w:ind w:left="0" w:firstLine="0"/>
        <w:rPr/>
      </w:pPr>
      <w:r w:rsidDel="00000000" w:rsidR="00000000" w:rsidRPr="00000000">
        <w:rPr>
          <w:rtl w:val="0"/>
        </w:rPr>
        <w:t xml:space="preserve">"Noen war danach so sauer auf mich."</w:t>
      </w:r>
    </w:p>
    <w:p w:rsidR="00000000" w:rsidDel="00000000" w:rsidP="00000000" w:rsidRDefault="00000000" w:rsidRPr="00000000" w14:paraId="00000305">
      <w:pPr>
        <w:ind w:left="0" w:firstLine="0"/>
        <w:rPr/>
      </w:pPr>
      <w:r w:rsidDel="00000000" w:rsidR="00000000" w:rsidRPr="00000000">
        <w:rPr>
          <w:rtl w:val="0"/>
        </w:rPr>
        <w:t xml:space="preserve">“Und auf sich selbst.”</w:t>
      </w:r>
    </w:p>
    <w:p w:rsidR="00000000" w:rsidDel="00000000" w:rsidP="00000000" w:rsidRDefault="00000000" w:rsidRPr="00000000" w14:paraId="00000306">
      <w:pPr>
        <w:ind w:left="0" w:firstLine="0"/>
        <w:rPr/>
      </w:pPr>
      <w:r w:rsidDel="00000000" w:rsidR="00000000" w:rsidRPr="00000000">
        <w:rPr>
          <w:rtl w:val="0"/>
        </w:rPr>
      </w:r>
    </w:p>
    <w:p w:rsidR="00000000" w:rsidDel="00000000" w:rsidP="00000000" w:rsidRDefault="00000000" w:rsidRPr="00000000" w14:paraId="00000307">
      <w:pPr>
        <w:ind w:left="0" w:firstLine="0"/>
        <w:rPr/>
      </w:pPr>
      <w:r w:rsidDel="00000000" w:rsidR="00000000" w:rsidRPr="00000000">
        <w:rPr>
          <w:rtl w:val="0"/>
        </w:rPr>
        <w:t xml:space="preserve">Toni: “Kann ich voll verstehen.”</w:t>
      </w:r>
    </w:p>
    <w:p w:rsidR="00000000" w:rsidDel="00000000" w:rsidP="00000000" w:rsidRDefault="00000000" w:rsidRPr="00000000" w14:paraId="00000308">
      <w:pPr>
        <w:ind w:left="0" w:firstLine="0"/>
        <w:rPr/>
      </w:pPr>
      <w:r w:rsidDel="00000000" w:rsidR="00000000" w:rsidRPr="00000000">
        <w:rPr>
          <w:rtl w:val="0"/>
        </w:rPr>
      </w:r>
    </w:p>
    <w:p w:rsidR="00000000" w:rsidDel="00000000" w:rsidP="00000000" w:rsidRDefault="00000000" w:rsidRPr="00000000" w14:paraId="00000309">
      <w:pPr>
        <w:ind w:left="0" w:firstLine="0"/>
        <w:rPr/>
      </w:pPr>
      <w:r w:rsidDel="00000000" w:rsidR="00000000" w:rsidRPr="00000000">
        <w:rPr>
          <w:rtl w:val="0"/>
        </w:rPr>
        <w:t xml:space="preserve">Furi:</w:t>
      </w:r>
    </w:p>
    <w:p w:rsidR="00000000" w:rsidDel="00000000" w:rsidP="00000000" w:rsidRDefault="00000000" w:rsidRPr="00000000" w14:paraId="0000030A">
      <w:pPr>
        <w:ind w:left="0" w:firstLine="0"/>
        <w:rPr/>
      </w:pPr>
      <w:r w:rsidDel="00000000" w:rsidR="00000000" w:rsidRPr="00000000">
        <w:rPr>
          <w:rtl w:val="0"/>
        </w:rPr>
        <w:t xml:space="preserve">"Ich wollte helfen. Aber ich hab einfach zu sehr angeheizt."</w:t>
      </w:r>
    </w:p>
    <w:p w:rsidR="00000000" w:rsidDel="00000000" w:rsidP="00000000" w:rsidRDefault="00000000" w:rsidRPr="00000000" w14:paraId="0000030B">
      <w:pPr>
        <w:ind w:left="0" w:firstLine="0"/>
        <w:rPr/>
      </w:pPr>
      <w:r w:rsidDel="00000000" w:rsidR="00000000" w:rsidRPr="00000000">
        <w:rPr>
          <w:rtl w:val="0"/>
        </w:rPr>
        <w:t xml:space="preserve">"Ich glaub, Wut macht das manchmal."</w:t>
      </w:r>
    </w:p>
    <w:p w:rsidR="00000000" w:rsidDel="00000000" w:rsidP="00000000" w:rsidRDefault="00000000" w:rsidRPr="00000000" w14:paraId="0000030C">
      <w:pPr>
        <w:ind w:left="0" w:firstLine="0"/>
        <w:rPr/>
      </w:pPr>
      <w:r w:rsidDel="00000000" w:rsidR="00000000" w:rsidRPr="00000000">
        <w:rPr>
          <w:rtl w:val="0"/>
        </w:rPr>
        <w:t xml:space="preserve">"Die gibt einem so ein Gefühl von Stärke."</w:t>
      </w:r>
    </w:p>
    <w:p w:rsidR="00000000" w:rsidDel="00000000" w:rsidP="00000000" w:rsidRDefault="00000000" w:rsidRPr="00000000" w14:paraId="0000030D">
      <w:pPr>
        <w:ind w:left="0" w:firstLine="0"/>
        <w:rPr/>
      </w:pPr>
      <w:r w:rsidDel="00000000" w:rsidR="00000000" w:rsidRPr="00000000">
        <w:rPr>
          <w:rtl w:val="0"/>
        </w:rPr>
        <w:t xml:space="preserve">"Als ob man endlich was tun kann."</w:t>
      </w:r>
    </w:p>
    <w:p w:rsidR="00000000" w:rsidDel="00000000" w:rsidP="00000000" w:rsidRDefault="00000000" w:rsidRPr="00000000" w14:paraId="0000030E">
      <w:pPr>
        <w:ind w:left="0" w:firstLine="0"/>
        <w:rPr/>
      </w:pPr>
      <w:r w:rsidDel="00000000" w:rsidR="00000000" w:rsidRPr="00000000">
        <w:rPr>
          <w:rtl w:val="0"/>
        </w:rPr>
        <w:t xml:space="preserve">"Und das ist ja auch nicht falsch."</w:t>
      </w:r>
    </w:p>
    <w:p w:rsidR="00000000" w:rsidDel="00000000" w:rsidP="00000000" w:rsidRDefault="00000000" w:rsidRPr="00000000" w14:paraId="0000030F">
      <w:pPr>
        <w:ind w:left="0" w:firstLine="0"/>
        <w:rPr/>
      </w:pPr>
      <w:r w:rsidDel="00000000" w:rsidR="00000000" w:rsidRPr="00000000">
        <w:rPr>
          <w:rtl w:val="0"/>
        </w:rPr>
        <w:t xml:space="preserve">“Kann auch helfen!”</w:t>
      </w:r>
    </w:p>
    <w:p w:rsidR="00000000" w:rsidDel="00000000" w:rsidP="00000000" w:rsidRDefault="00000000" w:rsidRPr="00000000" w14:paraId="00000310">
      <w:pPr>
        <w:ind w:left="0" w:firstLine="0"/>
        <w:rPr/>
      </w:pPr>
      <w:r w:rsidDel="00000000" w:rsidR="00000000" w:rsidRPr="00000000">
        <w:rPr>
          <w:rtl w:val="0"/>
        </w:rPr>
        <w:t xml:space="preserve">"Aber manchmal reißt sie einen einfach mit."</w:t>
      </w:r>
    </w:p>
    <w:p w:rsidR="00000000" w:rsidDel="00000000" w:rsidP="00000000" w:rsidRDefault="00000000" w:rsidRPr="00000000" w14:paraId="00000311">
      <w:pPr>
        <w:ind w:left="0" w:firstLine="0"/>
        <w:rPr/>
      </w:pPr>
      <w:r w:rsidDel="00000000" w:rsidR="00000000" w:rsidRPr="00000000">
        <w:rPr>
          <w:rtl w:val="0"/>
        </w:rPr>
        <w:t xml:space="preserve">"Und dann landet man irgendwo, wo man eigentlich gar nicht hin wollte."</w:t>
      </w:r>
    </w:p>
    <w:p w:rsidR="00000000" w:rsidDel="00000000" w:rsidP="00000000" w:rsidRDefault="00000000" w:rsidRPr="00000000" w14:paraId="00000312">
      <w:pPr>
        <w:ind w:left="0" w:firstLine="0"/>
        <w:rPr/>
      </w:pPr>
      <w:r w:rsidDel="00000000" w:rsidR="00000000" w:rsidRPr="00000000">
        <w:rPr>
          <w:rtl w:val="0"/>
        </w:rPr>
        <w:t xml:space="preserve">(kurze Pause)</w:t>
      </w:r>
    </w:p>
    <w:p w:rsidR="00000000" w:rsidDel="00000000" w:rsidP="00000000" w:rsidRDefault="00000000" w:rsidRPr="00000000" w14:paraId="00000313">
      <w:pPr>
        <w:ind w:left="0" w:firstLine="0"/>
        <w:rPr/>
      </w:pPr>
      <w:r w:rsidDel="00000000" w:rsidR="00000000" w:rsidRPr="00000000">
        <w:rPr>
          <w:rtl w:val="0"/>
        </w:rPr>
        <w:t xml:space="preserve">"Bei Noen. Bei mir. Passiert uns beiden."</w:t>
      </w:r>
    </w:p>
    <w:p w:rsidR="00000000" w:rsidDel="00000000" w:rsidP="00000000" w:rsidRDefault="00000000" w:rsidRPr="00000000" w14:paraId="00000314">
      <w:pPr>
        <w:ind w:left="0" w:firstLine="0"/>
        <w:rPr/>
      </w:pPr>
      <w:r w:rsidDel="00000000" w:rsidR="00000000" w:rsidRPr="00000000">
        <w:rPr>
          <w:rtl w:val="0"/>
        </w:rPr>
      </w:r>
    </w:p>
    <w:p w:rsidR="00000000" w:rsidDel="00000000" w:rsidP="00000000" w:rsidRDefault="00000000" w:rsidRPr="00000000" w14:paraId="00000315">
      <w:pPr>
        <w:ind w:left="0" w:firstLine="0"/>
        <w:rPr/>
      </w:pPr>
      <w:r w:rsidDel="00000000" w:rsidR="00000000" w:rsidRPr="00000000">
        <w:rPr>
          <w:rtl w:val="0"/>
        </w:rPr>
        <w:t xml:space="preserve">Toni: “Ja, ich glaub, </w:t>
      </w:r>
      <w:del w:author="Grit Schuster" w:id="9" w:date="2026-03-08T19:28:17Z">
        <w:r w:rsidDel="00000000" w:rsidR="00000000" w:rsidRPr="00000000">
          <w:rPr>
            <w:rtl w:val="0"/>
          </w:rPr>
          <w:delText xml:space="preserve">bei </w:delText>
        </w:r>
      </w:del>
      <w:r w:rsidDel="00000000" w:rsidR="00000000" w:rsidRPr="00000000">
        <w:rPr>
          <w:rtl w:val="0"/>
        </w:rPr>
        <w:t xml:space="preserve">mir auch.”</w:t>
      </w:r>
    </w:p>
    <w:p w:rsidR="00000000" w:rsidDel="00000000" w:rsidP="00000000" w:rsidRDefault="00000000" w:rsidRPr="00000000" w14:paraId="00000316">
      <w:pPr>
        <w:ind w:left="0" w:firstLine="0"/>
        <w:rPr/>
      </w:pPr>
      <w:r w:rsidDel="00000000" w:rsidR="00000000" w:rsidRPr="00000000">
        <w:rPr>
          <w:rtl w:val="0"/>
        </w:rPr>
      </w:r>
    </w:p>
    <w:p w:rsidR="00000000" w:rsidDel="00000000" w:rsidP="00000000" w:rsidRDefault="00000000" w:rsidRPr="00000000" w14:paraId="00000317">
      <w:pPr>
        <w:ind w:left="0" w:firstLine="0"/>
        <w:rPr/>
      </w:pPr>
      <w:r w:rsidDel="00000000" w:rsidR="00000000" w:rsidRPr="00000000">
        <w:rPr>
          <w:rtl w:val="0"/>
        </w:rPr>
        <w:t xml:space="preserve">Furi:</w:t>
      </w:r>
    </w:p>
    <w:p w:rsidR="00000000" w:rsidDel="00000000" w:rsidP="00000000" w:rsidRDefault="00000000" w:rsidRPr="00000000" w14:paraId="00000318">
      <w:pPr>
        <w:ind w:left="0" w:firstLine="0"/>
        <w:rPr/>
      </w:pPr>
      <w:r w:rsidDel="00000000" w:rsidR="00000000" w:rsidRPr="00000000">
        <w:rPr>
          <w:rtl w:val="0"/>
        </w:rPr>
        <w:t xml:space="preserve">"Ich kann gut dabei helfen, für sich einzustehen."</w:t>
      </w:r>
    </w:p>
    <w:p w:rsidR="00000000" w:rsidDel="00000000" w:rsidP="00000000" w:rsidRDefault="00000000" w:rsidRPr="00000000" w14:paraId="00000319">
      <w:pPr>
        <w:ind w:left="0" w:firstLine="0"/>
        <w:rPr/>
      </w:pPr>
      <w:r w:rsidDel="00000000" w:rsidR="00000000" w:rsidRPr="00000000">
        <w:rPr>
          <w:rtl w:val="0"/>
        </w:rPr>
        <w:t xml:space="preserve">“Ich kann helfen, wütend zu sein.”</w:t>
      </w:r>
    </w:p>
    <w:p w:rsidR="00000000" w:rsidDel="00000000" w:rsidP="00000000" w:rsidRDefault="00000000" w:rsidRPr="00000000" w14:paraId="0000031A">
      <w:pPr>
        <w:ind w:left="0" w:firstLine="0"/>
        <w:rPr/>
      </w:pPr>
      <w:commentRangeStart w:id="64"/>
      <w:commentRangeStart w:id="65"/>
      <w:r w:rsidDel="00000000" w:rsidR="00000000" w:rsidRPr="00000000">
        <w:rPr>
          <w:rtl w:val="0"/>
        </w:rPr>
        <w:t xml:space="preserve">"Aber ich merk halt manchmal erst im Nachhinein, wann es zu viel wird."</w:t>
      </w:r>
      <w:commentRangeEnd w:id="64"/>
      <w:r w:rsidDel="00000000" w:rsidR="00000000" w:rsidRPr="00000000">
        <w:commentReference w:id="64"/>
      </w:r>
      <w:commentRangeEnd w:id="65"/>
      <w:r w:rsidDel="00000000" w:rsidR="00000000" w:rsidRPr="00000000">
        <w:commentReference w:id="65"/>
      </w:r>
      <w:r w:rsidDel="00000000" w:rsidR="00000000" w:rsidRPr="00000000">
        <w:rPr>
          <w:rtl w:val="0"/>
        </w:rPr>
      </w:r>
    </w:p>
    <w:p w:rsidR="00000000" w:rsidDel="00000000" w:rsidP="00000000" w:rsidRDefault="00000000" w:rsidRPr="00000000" w14:paraId="0000031B">
      <w:pPr>
        <w:ind w:left="0" w:firstLine="0"/>
        <w:rPr/>
      </w:pPr>
      <w:r w:rsidDel="00000000" w:rsidR="00000000" w:rsidRPr="00000000">
        <w:rPr>
          <w:rtl w:val="0"/>
        </w:rPr>
      </w:r>
    </w:p>
    <w:p w:rsidR="00000000" w:rsidDel="00000000" w:rsidP="00000000" w:rsidRDefault="00000000" w:rsidRPr="00000000" w14:paraId="0000031C">
      <w:pPr>
        <w:ind w:left="0" w:firstLine="0"/>
        <w:rPr/>
      </w:pPr>
      <w:r w:rsidDel="00000000" w:rsidR="00000000" w:rsidRPr="00000000">
        <w:rPr>
          <w:rtl w:val="0"/>
        </w:rPr>
        <w:t xml:space="preserve">Toni: "Weißt du, wo Noen danach hingegangen ist?"</w:t>
      </w:r>
    </w:p>
    <w:p w:rsidR="00000000" w:rsidDel="00000000" w:rsidP="00000000" w:rsidRDefault="00000000" w:rsidRPr="00000000" w14:paraId="0000031D">
      <w:pPr>
        <w:ind w:left="0" w:firstLine="0"/>
        <w:rPr/>
      </w:pPr>
      <w:r w:rsidDel="00000000" w:rsidR="00000000" w:rsidRPr="00000000">
        <w:rPr>
          <w:rtl w:val="0"/>
        </w:rPr>
      </w:r>
    </w:p>
    <w:p w:rsidR="00000000" w:rsidDel="00000000" w:rsidP="00000000" w:rsidRDefault="00000000" w:rsidRPr="00000000" w14:paraId="0000031E">
      <w:pPr>
        <w:ind w:left="0" w:firstLine="0"/>
        <w:rPr/>
      </w:pPr>
      <w:r w:rsidDel="00000000" w:rsidR="00000000" w:rsidRPr="00000000">
        <w:rPr>
          <w:rtl w:val="0"/>
        </w:rPr>
        <w:t xml:space="preserve">Furi: "Hab Noen noch weggehen sehen."</w:t>
      </w:r>
    </w:p>
    <w:p w:rsidR="00000000" w:rsidDel="00000000" w:rsidP="00000000" w:rsidRDefault="00000000" w:rsidRPr="00000000" w14:paraId="0000031F">
      <w:pPr>
        <w:ind w:left="0" w:firstLine="0"/>
        <w:rPr/>
      </w:pPr>
      <w:r w:rsidDel="00000000" w:rsidR="00000000" w:rsidRPr="00000000">
        <w:rPr>
          <w:rtl w:val="0"/>
        </w:rPr>
        <w:t xml:space="preserve">"Richtung Dolo/Sorg zum Antiquitätenladen." (für Trauer stehend)</w:t>
      </w:r>
    </w:p>
    <w:p w:rsidR="00000000" w:rsidDel="00000000" w:rsidP="00000000" w:rsidRDefault="00000000" w:rsidRPr="00000000" w14:paraId="00000320">
      <w:pPr>
        <w:ind w:left="0" w:firstLine="0"/>
        <w:rPr/>
      </w:pPr>
      <w:r w:rsidDel="00000000" w:rsidR="00000000" w:rsidRPr="00000000">
        <w:rPr>
          <w:rtl w:val="0"/>
        </w:rPr>
      </w:r>
    </w:p>
    <w:p w:rsidR="00000000" w:rsidDel="00000000" w:rsidP="00000000" w:rsidRDefault="00000000" w:rsidRPr="00000000" w14:paraId="00000321">
      <w:pPr>
        <w:ind w:left="0" w:firstLine="0"/>
        <w:rPr/>
      </w:pPr>
      <w:r w:rsidDel="00000000" w:rsidR="00000000" w:rsidRPr="00000000">
        <w:rPr>
          <w:rtl w:val="0"/>
        </w:rPr>
        <w:t xml:space="preserve">Toni:</w:t>
      </w:r>
    </w:p>
    <w:p w:rsidR="00000000" w:rsidDel="00000000" w:rsidP="00000000" w:rsidRDefault="00000000" w:rsidRPr="00000000" w14:paraId="00000322">
      <w:pPr>
        <w:ind w:left="0" w:firstLine="0"/>
        <w:rPr/>
      </w:pPr>
      <w:r w:rsidDel="00000000" w:rsidR="00000000" w:rsidRPr="00000000">
        <w:rPr>
          <w:rtl w:val="0"/>
        </w:rPr>
        <w:t xml:space="preserve">“Warum geht Noen denn zu Dolo/Sorg?”</w:t>
      </w:r>
    </w:p>
    <w:p w:rsidR="00000000" w:rsidDel="00000000" w:rsidP="00000000" w:rsidRDefault="00000000" w:rsidRPr="00000000" w14:paraId="00000323">
      <w:pPr>
        <w:ind w:left="0" w:firstLine="0"/>
        <w:rPr/>
      </w:pPr>
      <w:r w:rsidDel="00000000" w:rsidR="00000000" w:rsidRPr="00000000">
        <w:rPr>
          <w:rtl w:val="0"/>
        </w:rPr>
        <w:t xml:space="preserve">“Bei </w:t>
      </w:r>
      <w:commentRangeStart w:id="66"/>
      <w:r w:rsidDel="00000000" w:rsidR="00000000" w:rsidRPr="00000000">
        <w:rPr>
          <w:rtl w:val="0"/>
        </w:rPr>
        <w:t xml:space="preserve">Dolo/Sorg</w:t>
      </w:r>
      <w:commentRangeEnd w:id="66"/>
      <w:r w:rsidDel="00000000" w:rsidR="00000000" w:rsidRPr="00000000">
        <w:commentReference w:id="66"/>
      </w:r>
      <w:r w:rsidDel="00000000" w:rsidR="00000000" w:rsidRPr="00000000">
        <w:rPr>
          <w:rtl w:val="0"/>
        </w:rPr>
        <w:t xml:space="preserve"> fühl ich mich immer so komisch.”</w:t>
      </w:r>
    </w:p>
    <w:p w:rsidR="00000000" w:rsidDel="00000000" w:rsidP="00000000" w:rsidRDefault="00000000" w:rsidRPr="00000000" w14:paraId="00000324">
      <w:pPr>
        <w:ind w:left="0" w:firstLine="0"/>
        <w:rPr/>
      </w:pPr>
      <w:r w:rsidDel="00000000" w:rsidR="00000000" w:rsidRPr="00000000">
        <w:rPr>
          <w:rtl w:val="0"/>
        </w:rPr>
      </w:r>
    </w:p>
    <w:p w:rsidR="00000000" w:rsidDel="00000000" w:rsidP="00000000" w:rsidRDefault="00000000" w:rsidRPr="00000000" w14:paraId="00000325">
      <w:pPr>
        <w:ind w:left="0" w:firstLine="0"/>
        <w:rPr/>
      </w:pPr>
      <w:r w:rsidDel="00000000" w:rsidR="00000000" w:rsidRPr="00000000">
        <w:rPr>
          <w:rtl w:val="0"/>
        </w:rPr>
        <w:t xml:space="preserve">Furi: </w:t>
      </w:r>
    </w:p>
    <w:p w:rsidR="00000000" w:rsidDel="00000000" w:rsidP="00000000" w:rsidRDefault="00000000" w:rsidRPr="00000000" w14:paraId="00000326">
      <w:pPr>
        <w:ind w:left="0" w:firstLine="0"/>
        <w:rPr/>
      </w:pPr>
      <w:r w:rsidDel="00000000" w:rsidR="00000000" w:rsidRPr="00000000">
        <w:rPr>
          <w:rtl w:val="0"/>
        </w:rPr>
        <w:t xml:space="preserve">“Keine Ahnung.”</w:t>
      </w:r>
    </w:p>
    <w:p w:rsidR="00000000" w:rsidDel="00000000" w:rsidP="00000000" w:rsidRDefault="00000000" w:rsidRPr="00000000" w14:paraId="00000327">
      <w:pPr>
        <w:ind w:left="0" w:firstLine="0"/>
        <w:rPr/>
      </w:pPr>
      <w:r w:rsidDel="00000000" w:rsidR="00000000" w:rsidRPr="00000000">
        <w:rPr>
          <w:rtl w:val="0"/>
        </w:rPr>
        <w:t xml:space="preserve">“Auch wenn viele Dolo nicht mögen.”</w:t>
      </w:r>
    </w:p>
    <w:p w:rsidR="00000000" w:rsidDel="00000000" w:rsidP="00000000" w:rsidRDefault="00000000" w:rsidRPr="00000000" w14:paraId="00000328">
      <w:pPr>
        <w:rPr/>
      </w:pPr>
      <w:r w:rsidDel="00000000" w:rsidR="00000000" w:rsidRPr="00000000">
        <w:rPr>
          <w:rtl w:val="0"/>
        </w:rPr>
        <w:t xml:space="preserve">“Ich mag Dolo eigentlich ganz gern.”</w:t>
      </w:r>
    </w:p>
    <w:p w:rsidR="00000000" w:rsidDel="00000000" w:rsidP="00000000" w:rsidRDefault="00000000" w:rsidRPr="00000000" w14:paraId="00000329">
      <w:pPr>
        <w:rPr/>
      </w:pPr>
      <w:r w:rsidDel="00000000" w:rsidR="00000000" w:rsidRPr="00000000">
        <w:rPr>
          <w:rtl w:val="0"/>
        </w:rPr>
        <w:t xml:space="preserve">“Auch wenn es da in dem Laden echt alles </w:t>
      </w:r>
      <w:commentRangeStart w:id="67"/>
      <w:r w:rsidDel="00000000" w:rsidR="00000000" w:rsidRPr="00000000">
        <w:rPr>
          <w:rtl w:val="0"/>
        </w:rPr>
        <w:t xml:space="preserve">traurig</w:t>
      </w:r>
      <w:commentRangeEnd w:id="67"/>
      <w:r w:rsidDel="00000000" w:rsidR="00000000" w:rsidRPr="00000000">
        <w:commentReference w:id="67"/>
      </w:r>
      <w:r w:rsidDel="00000000" w:rsidR="00000000" w:rsidRPr="00000000">
        <w:rPr>
          <w:rtl w:val="0"/>
        </w:rPr>
        <w:t xml:space="preserve"> </w:t>
      </w:r>
      <w:r w:rsidDel="00000000" w:rsidR="00000000" w:rsidRPr="00000000">
        <w:rPr>
          <w:rtl w:val="0"/>
        </w:rPr>
        <w:t xml:space="preserve">ausschaut.”</w:t>
      </w: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pStyle w:val="Heading1"/>
        <w:spacing w:after="240" w:before="240" w:lineRule="auto"/>
        <w:rPr/>
      </w:pPr>
      <w:bookmarkStart w:colFirst="0" w:colLast="0" w:name="_xqljk6d7be3a" w:id="14"/>
      <w:bookmarkEnd w:id="14"/>
      <w:commentRangeStart w:id="68"/>
      <w:r w:rsidDel="00000000" w:rsidR="00000000" w:rsidRPr="00000000">
        <w:rPr>
          <w:rtl w:val="0"/>
        </w:rPr>
        <w:t xml:space="preserve">Abs</w:t>
      </w:r>
      <w:commentRangeStart w:id="69"/>
      <w:r w:rsidDel="00000000" w:rsidR="00000000" w:rsidRPr="00000000">
        <w:rPr>
          <w:rtl w:val="0"/>
        </w:rPr>
        <w:t xml:space="preserve">chluss, Recap und Transfer</w:t>
      </w:r>
      <w:commentRangeEnd w:id="68"/>
      <w:r w:rsidDel="00000000" w:rsidR="00000000" w:rsidRPr="00000000">
        <w:commentReference w:id="68"/>
      </w:r>
      <w:commentRangeEnd w:id="69"/>
      <w:r w:rsidDel="00000000" w:rsidR="00000000" w:rsidRPr="00000000">
        <w:commentReference w:id="69"/>
      </w: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Toni spricht zu User</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Nächste Woche müssen wir dann auf jeden Fall bei Sorg/Dolore/</w:t>
      </w:r>
      <w:r w:rsidDel="00000000" w:rsidR="00000000" w:rsidRPr="00000000">
        <w:rPr>
          <w:u w:val="single"/>
          <w:rtl w:val="0"/>
        </w:rPr>
        <w:t xml:space="preserve">Dolo</w:t>
      </w:r>
      <w:r w:rsidDel="00000000" w:rsidR="00000000" w:rsidRPr="00000000">
        <w:rPr>
          <w:rtl w:val="0"/>
        </w:rPr>
        <w:t xml:space="preserve"> vorbei schauen.</w:t>
      </w:r>
    </w:p>
    <w:p w:rsidR="00000000" w:rsidDel="00000000" w:rsidP="00000000" w:rsidRDefault="00000000" w:rsidRPr="00000000" w14:paraId="00000330">
      <w:pPr>
        <w:rPr/>
      </w:pPr>
      <w:r w:rsidDel="00000000" w:rsidR="00000000" w:rsidRPr="00000000">
        <w:rPr>
          <w:rtl w:val="0"/>
        </w:rPr>
        <w:t xml:space="preserve">Auch wenn ich da bisschen Schiss vor hab. Ich hab mich </w:t>
      </w:r>
      <w:ins w:author="Grit Schuster" w:id="10" w:date="2026-03-08T19:46:56Z">
        <w:r w:rsidDel="00000000" w:rsidR="00000000" w:rsidRPr="00000000">
          <w:rPr>
            <w:rtl w:val="0"/>
          </w:rPr>
          <w:t xml:space="preserve">in dem </w:t>
        </w:r>
      </w:ins>
      <w:del w:author="Grit Schuster" w:id="10" w:date="2026-03-08T19:46:56Z">
        <w:r w:rsidDel="00000000" w:rsidR="00000000" w:rsidRPr="00000000">
          <w:rPr>
            <w:rtl w:val="0"/>
          </w:rPr>
          <w:delText xml:space="preserve">im </w:delText>
        </w:r>
      </w:del>
      <w:r w:rsidDel="00000000" w:rsidR="00000000" w:rsidRPr="00000000">
        <w:rPr>
          <w:rtl w:val="0"/>
        </w:rPr>
        <w:t xml:space="preserve">Antiquitätenladen </w:t>
      </w:r>
      <w:del w:author="Grit Schuster" w:id="11" w:date="2026-03-08T19:46:43Z">
        <w:r w:rsidDel="00000000" w:rsidR="00000000" w:rsidRPr="00000000">
          <w:rPr>
            <w:rtl w:val="0"/>
          </w:rPr>
          <w:delText xml:space="preserve">von Sorg/Dolore/</w:delText>
        </w:r>
        <w:r w:rsidDel="00000000" w:rsidR="00000000" w:rsidRPr="00000000">
          <w:rPr>
            <w:u w:val="single"/>
            <w:rtl w:val="0"/>
          </w:rPr>
          <w:delText xml:space="preserve">Dolo</w:delText>
        </w:r>
        <w:r w:rsidDel="00000000" w:rsidR="00000000" w:rsidRPr="00000000">
          <w:rPr>
            <w:rtl w:val="0"/>
          </w:rPr>
          <w:delText xml:space="preserve"> </w:delText>
        </w:r>
      </w:del>
      <w:r w:rsidDel="00000000" w:rsidR="00000000" w:rsidRPr="00000000">
        <w:rPr>
          <w:rtl w:val="0"/>
        </w:rPr>
        <w:t xml:space="preserve">noch nie wohl gefühlt.</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Danke, dass du mir heute so gut geholfen hast, meine Gedanken und Gefühle zu sortieren!</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Das muss ich echt mehr üben, damit ich nicht immer so überfordert bin von dem Chaos im Kopf.</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Ich glaub ich schreib mir das am besten einmal auf, wie das ging, damit ich es nicht vergesse:</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Wechsel ins Journal</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Toni notiert Überschrift: 4 Elemente der Psyche</w:t>
      </w:r>
    </w:p>
    <w:p w:rsidR="00000000" w:rsidDel="00000000" w:rsidP="00000000" w:rsidRDefault="00000000" w:rsidRPr="00000000" w14:paraId="0000033B">
      <w:pPr>
        <w:rPr/>
      </w:pPr>
      <w:r w:rsidDel="00000000" w:rsidR="00000000" w:rsidRPr="00000000">
        <w:rPr>
          <w:rtl w:val="0"/>
        </w:rPr>
        <w:t xml:space="preserve">Und Unterüberschrift: Gedanken, Gefühle, Körperreaktionen, Verhalten</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Dann auf einmal erscheint Text von Noen (oder findet Toni bei Furi einen Zettel, den Toni dann einkleben kann?) -&gt; Psychoedukation, in der Noen beschreibt, wie Noen es hilft, das so aufzuteilen, um sich zu sortieren und v.a. auch Erklärung der Wechselwirkungen.</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Reaktion von Toni: Jaa, sowas ist ja auch im Gespräch mit Furi passiert. (Und Toni verbindet kurz das Erlebnis damit.)</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Toni: "Aber am besten fand ich eigentlich den inneren sicheren Ort!"</w:t>
      </w:r>
    </w:p>
    <w:p w:rsidR="00000000" w:rsidDel="00000000" w:rsidP="00000000" w:rsidRDefault="00000000" w:rsidRPr="00000000" w14:paraId="00000342">
      <w:pPr>
        <w:rPr/>
      </w:pPr>
      <w:r w:rsidDel="00000000" w:rsidR="00000000" w:rsidRPr="00000000">
        <w:rPr>
          <w:rtl w:val="0"/>
        </w:rPr>
        <w:t xml:space="preserve">"Da muss ich echt mal mehr Zeit verbringen"</w:t>
      </w:r>
    </w:p>
    <w:p w:rsidR="00000000" w:rsidDel="00000000" w:rsidP="00000000" w:rsidRDefault="00000000" w:rsidRPr="00000000" w14:paraId="00000343">
      <w:pPr>
        <w:rPr/>
      </w:pPr>
      <w:r w:rsidDel="00000000" w:rsidR="00000000" w:rsidRPr="00000000">
        <w:rPr>
          <w:rtl w:val="0"/>
        </w:rPr>
        <w:t xml:space="preserve">"Meinst du, dir würde das auch helfen?"</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So oder so Antwort die motiviert es mal zu machen und auszuprobieren und das User die Übung ja auch immer in der Schachtel findet.</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rit Schuster" w:id="47" w:date="2026-03-08T17:53:39Z">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Auswaloptionen halte ich möglichst kurz, zum Beispiel so:</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 hast voll recht!</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Meinst du?</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Und nach Auswahl sagt Toni in der Sprechblase die längere Variante wie gehabt, also:</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 hast voll recht! Noen sollte mich suchen! Nicht ich Noen!</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Äh … meinst du?</w:t>
      </w:r>
    </w:p>
  </w:comment>
  <w:comment w:author="Grit Schuster" w:id="46" w:date="2026-03-08T17:51:36Z">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Umformuliert, damit "Noen" nicht doppelt vorkommt.</w:t>
      </w:r>
    </w:p>
  </w:comment>
  <w:comment w:author="Grit Schuster" w:id="45" w:date="2026-03-08T17:47:33Z">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Oder hier 2 Pseudo-Optionen? Mache mal zwei im Dummy.</w:t>
      </w:r>
    </w:p>
  </w:comment>
  <w:comment w:author="Grit Schuster" w:id="37" w:date="2026-03-08T16:35:08Z">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w:t>
      </w:r>
    </w:p>
  </w:comment>
  <w:comment w:author="Grit Schuster" w:id="48" w:date="2026-03-08T18:03:52Z">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Auch hier wieder, die Optionen zur Auswahl kurz:</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"Ich mach jetzt gar nichts mehr"</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"Lass uns mal durchatmen..."</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Danach folgt der komplette Satz in Tonis Sprechblase.</w:t>
      </w:r>
    </w:p>
  </w:comment>
  <w:comment w:author="Tobias Hoffmann" w:id="32" w:date="2026-03-02T08:41:46Z">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@grit.schuster@gmail.com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 hier hatte ich bei unserem letzten Meeting notiert.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Schau da aus Design Perspektive gerne was am meisten Sinn macht.</w:t>
      </w:r>
    </w:p>
  </w:comment>
  <w:comment w:author="Tobias Hoffmann" w:id="33" w:date="2026-03-02T08:42:39Z">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 mit den "Containern" ist gerade mein Favorit.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Weil Platzsparend.</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Oder hlat wirklich sehr wenige sachen notieren lassen von Toni, sodass es nicht überfüllt ist.</w:t>
      </w:r>
    </w:p>
  </w:comment>
  <w:comment w:author="Tobias Hoffmann" w:id="34" w:date="2026-03-02T10:31:46Z">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Didaktisch gesehen ist es dann nur schade, dass man keine Übersicht hat direkt beim platzieren bzgl. der zugeordneten Aussagen.</w:t>
      </w:r>
    </w:p>
  </w:comment>
  <w:comment w:author="Grit Schuster" w:id="35" w:date="2026-03-08T16:26:03Z">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Drag and Drop finde ich gut, aber da müsste kurz erläutert oder über eine kleine Animation angezeigt werden, was genau gemacht werden soll. Es könnte vielleicht fitzelig sein, wenn der Text zu klein ist.</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Klick-Dummy kann ich Drag-and-Drop nicht simulieren, dort ist es jetzt anders, könnte auch eine Interaktions-Option sein, siehe Absatz im Doc hiernach.</w:t>
      </w:r>
    </w:p>
  </w:comment>
  <w:comment w:author="Grit Schuster" w:id="56" w:date="2026-03-08T18:32:52Z">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Für mich nochmal zur Klarstellung: Diese Anleitung, also Ziel, Ablauf und auch der Tipp weiter unten, ist komplett im Audio enthalten, oder? Falls nicht, müssen wir noch spezifizieren, wie neben dem Audio noch Anleitung und Tipp präsentiert werden. @tobias.hoffmann@kopfsachen.org</w:t>
      </w:r>
    </w:p>
  </w:comment>
  <w:comment w:author="Grit Schuster" w:id="57" w:date="2026-03-08T18:34:54Z">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Für Intro habe ich schon einen Textkasten vorgesehen. Dort könnte auch noch der Tipp mit hin, wenn das gewünscht ist. Ich möchte nur wissen, ob die Anleitung selbst auch noch in so einen Textkasten soll, oder ob alles hier unter "Anleitung" im Audio mit vorkommt, denn dann kann man das wie Untertitel einblenden, während das Audio läuft.</w:t>
      </w:r>
    </w:p>
  </w:comment>
  <w:comment w:author="Grit Schuster" w:id="28" w:date="2026-03-08T16:20:24Z">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 steht jetzt im Klick-Dummy im Journal. Alle Wortgruppen aus der Tabelle sind enthalten. Ich hab den Text mit Hilfe eines Chatbots generiert, darf also gern noch geändert werden.</w:t>
      </w:r>
    </w:p>
  </w:comment>
  <w:comment w:author="Grit Schuster" w:id="55" w:date="2026-03-08T18:28:34Z">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Hier sollten wir zusammen besprechen, was da gewünscht ist, weil ggf, könnte man auch einen Filmclip vorproduzieren, in dem das Audio schon integriert ist, statt eine css-Animation zu bauen, die genau aufs Audio gesyncht werden muss, wenn das zusammen passen muss. Je nach Bedarf wäre da die Integration eines Films vielleicht angebrachter, und das haben wir bisher noch nicht angedacht.</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@tobias.hoffmann@kopfsachen.org @julia@xemantic.com</w:t>
      </w:r>
    </w:p>
  </w:comment>
  <w:comment w:author="Grit Schuster" w:id="53" w:date="2026-03-08T18:21:03Z">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Wir können verhindern, dass User die Übung überspringt, indem wir in diesem Moment keinen Weiter-Button anbieten bzw. den Button deaktivieren. Das passiert vorher in dem Kapitel auch schon an einien Stellen. User muss also zumindest auf den Sticker klicken, so dass sich die Übungskarte öffnet.</w:t>
      </w:r>
    </w:p>
  </w:comment>
  <w:comment w:author="Grit Schuster" w:id="42" w:date="2026-03-08T17:45:36Z">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w:t>
      </w:r>
    </w:p>
  </w:comment>
  <w:comment w:author="Grit Schuster" w:id="36" w:date="2026-03-08T16:31:42Z">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Absatz hinzugefügt</w:t>
      </w:r>
    </w:p>
  </w:comment>
  <w:comment w:author="Grit Schuster" w:id="41" w:date="2026-03-08T17:43:14Z">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Noch genauer definieren, was der abbildet.</w:t>
      </w:r>
    </w:p>
  </w:comment>
  <w:comment w:author="Tobias Hoffmann" w:id="43" w:date="2026-02-16T09:04:37Z">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Anschluss Steckbrief dazu im Journal -&gt; Im Abschluss anschauen / auftauchen.</w:t>
      </w:r>
    </w:p>
  </w:comment>
  <w:comment w:author="Tobias Hoffmann" w:id="44" w:date="2026-02-26T16:10:51Z">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@tobias.hoffmann@kopfsachen.org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auszuformulieren</w:t>
      </w:r>
    </w:p>
  </w:comment>
  <w:comment w:author="Grit Schuster" w:id="40" w:date="2026-03-08T16:44:24Z">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Immer den User*innen nochmal sagen, was jetzt zu tun ist, sonst ist die Interaktionsmöglichkeit zu unklar. Daher dies eingefügt.</w:t>
      </w:r>
    </w:p>
  </w:comment>
  <w:comment w:author="Grit Schuster" w:id="39" w:date="2026-03-08T16:43:46Z">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Absatz added</w:t>
      </w:r>
    </w:p>
  </w:comment>
  <w:comment w:author="Grit Schuster" w:id="38" w:date="2026-03-08T16:43:00Z">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 ich etwas nach unten geschoben und etwas umformuliert.</w:t>
      </w:r>
    </w:p>
  </w:comment>
  <w:comment w:author="Tobias Hoffmann" w:id="4" w:date="2026-02-11T15:10:26Z">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vllt einen Fragebogen wie von der Uni Leipzig</w:t>
      </w:r>
    </w:p>
  </w:comment>
  <w:comment w:author="Tobias Hoffmann" w:id="5" w:date="2026-02-12T12:35:31Z">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tbd and waiting for Caro</w:t>
      </w:r>
    </w:p>
  </w:comment>
  <w:comment w:author="Tobias Hoffmann" w:id="6" w:date="2026-03-02T08:03:06Z">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@tobias.hoffmann@kopfsachen.org</w:t>
      </w:r>
    </w:p>
  </w:comment>
  <w:comment w:author="Tobias Hoffmann" w:id="18" w:date="2026-02-18T14:49:19Z">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@grit.schuster@gmail.com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Hier bin ich mir noch unsicher bzgl. der Ausgestaltung. Folgende Fragen schwirren in mir rum. Vielleicht hast du dazu ja auch Gedanken und Ideen:</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Wie viele Sticker möchten wir im Gesamten ermöglichen und wie viele im ersten Kapitel?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Wie groß ist das Feld das bestickert werden kann? Eine Screengröße oder mehr / scrollen ermöglichen? Eine Screengröße wirkt für mich gerade doch recht wenig und ist vllt schnell überfüllt.</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Wollen wir hier mehr Impulsfragen reingeben oder einfach STicker darstellen und User kann selbst frei stickern und gestalten?</w:t>
      </w:r>
    </w:p>
  </w:comment>
  <w:comment w:author="Hendrikje Schmidt" w:id="19" w:date="2026-02-23T10:05:26Z">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mir fiel hierzu gerade noch was ein: wollen wir an der Stelle vllt auch noch mehr Psychoedukation in Form einer (relativ unspektakulären) Info-Box geben? Also innerer sicherer Ort ist ja nicht nur eine nice Übung sondern vllt auch hier was zu Imaginations- und Entspannungstechniken why they work allgemein oder so? Just came to my mind</w:t>
      </w:r>
    </w:p>
  </w:comment>
  <w:comment w:author="Tobias Hoffmann" w:id="20" w:date="2026-02-26T13:30:49Z">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Psychoedukation würde ich in der Tendenz eher erst am Ende der Kapitel machen, so dass man hier mehr in der Story und im Erleben bleibt.</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Ansonsten würde ich schon auf der Übung Karte zum Inneren sicheren Ort, die im Anschluss auftaucht, über die dann das Audio gemacht wird beziehungsweise die Achtsamkeitsübung, dort würde ich dann auch Psychoedukation einbauen.</w:t>
      </w:r>
    </w:p>
  </w:comment>
  <w:comment w:author="Tobias Hoffmann" w:id="7" w:date="2026-02-18T13:33:45Z">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Hier wird perspektivisch ein Fallbeispiel reinkommen, zu dem dann eine Aussage getroffen werden soll.</w:t>
      </w:r>
    </w:p>
  </w:comment>
  <w:comment w:author="Tobias Hoffmann" w:id="8" w:date="2026-03-02T08:03:33Z">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@tobias.hoffmann@kopfsachen.org</w:t>
      </w:r>
    </w:p>
  </w:comment>
  <w:comment w:author="Grit Schuster" w:id="11" w:date="2026-03-07T18:04:04Z">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Dummie ist der Button noch unter dem Menü-Button versteckt. Daher blende ich kurz den Hilfe-Button hier groß ein, auf den man nun klicken kann bzw muss, um weiter zu kommen.</w:t>
      </w:r>
    </w:p>
  </w:comment>
  <w:comment w:author="Grit Schuster" w:id="63" w:date="2026-03-08T19:17:25Z">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Kürzer für Auswahl:</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Vielleicht hat die Person es verdient.</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Das hat die Sache nicht besser gemacht.</w:t>
      </w:r>
    </w:p>
  </w:comment>
  <w:comment w:author="Grit Schuster" w:id="0" w:date="2026-03-07T17:35:27Z">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Erstmal gucken, was @julia@xemantic.com hierzu meint bzgl. Aufwand.</w:t>
      </w:r>
    </w:p>
  </w:comment>
  <w:comment w:author="Grit Schuster" w:id="9" w:date="2026-03-07T17:59:53Z">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Markierung für @julia@xemantic.com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Weil hier ja nach Beantwortung der Frage unterschiedliche Reaktionen von Toni vorgesehen sind. Bei den anderen Fragebogenfragen ist das (bisher) nicht vorgesehen.</w:t>
      </w:r>
    </w:p>
  </w:comment>
  <w:comment w:author="Tobias Hoffmann" w:id="10" w:date="2026-03-09T07:49:19Z">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 vllt dann könnte man die Reaktion auch weglassen.</w:t>
      </w:r>
    </w:p>
  </w:comment>
  <w:comment w:author="Tobias Hoffmann" w:id="1" w:date="2026-02-18T14:15:47Z">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Alternativen: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Tapte</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Pepe</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Pere</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Lolo</w:t>
      </w:r>
    </w:p>
  </w:comment>
  <w:comment w:author="Tobias Hoffmann" w:id="2" w:date="2026-02-26T14:39:31Z">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Navi</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Nelo</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Kali</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Melu</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Davi</w:t>
      </w:r>
    </w:p>
  </w:comment>
  <w:comment w:author="Tobias Hoffmann" w:id="3" w:date="2026-03-02T07:43:56Z">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@hendrikje.schmidt@kopfsachen.org und @grit.schuster@gmail.com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ist hier euer Favorit?</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Meine wären:</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Noen</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Navi</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Nelo</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Kali</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Davi</w:t>
      </w:r>
    </w:p>
  </w:comment>
  <w:comment w:author="Grit Schuster" w:id="15" w:date="2026-03-07T18:15:18Z">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Hier habe ich aus dramaturgischen Gründen nach "Weißt du..." eine kurze Pause vorgesehen, bevor Toni den Satz fortsetzt mit "... meine krasseste Unterstützung" usw.</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Solche Pausen habe ich ein paarmal im Klick-Dummie in Sprechblasentext angelegt. Ist das aufwändig? @julia@xemantic.com</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Verwandt damit ist die Frage: Könnte der Text auch Buchstabe für Buchstabe reintickern? Vielleicht auch mit Ton? (Voice-Over, oder wenn wir das nicht machen, ein Pseudo-Sprachgeräusch während der Text tickert, wie in manchen Nintendo-Spielen).</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Tobias Hoffmann reacted with 👍 at 2026-03-09 07:50 AM</w:t>
      </w:r>
    </w:p>
  </w:comment>
  <w:comment w:author="Grit Schuster" w:id="66" w:date="2026-03-08T19:34:33Z">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Sind alle Figuren bzgl. gender nicht eindeutig spezifiziert?</w:t>
      </w:r>
    </w:p>
  </w:comment>
  <w:comment w:author="Tobias Hoffmann" w:id="51" w:date="2026-03-04T15:43:23Z">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Wie genau schaut diese Übungskarte aus?</w:t>
      </w:r>
    </w:p>
  </w:comment>
  <w:comment w:author="Tobias Hoffmann" w:id="52" w:date="2026-03-04T15:43:34Z">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@tobias.hoffmann@kopfsachen.org</w:t>
      </w:r>
    </w:p>
  </w:comment>
  <w:comment w:author="Grit Schuster" w:id="58" w:date="2026-03-08T18:54:29Z">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eingefügt, um die Navigation klarer zu beschreiben</w:t>
      </w:r>
    </w:p>
  </w:comment>
  <w:comment w:author="Grit Schuster" w:id="62" w:date="2026-03-08T19:07:53Z">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Kürzere Optionen zur Auswahl:</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Hätte ich auch so gesagt.</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Hat das geholfen?</w:t>
      </w:r>
    </w:p>
  </w:comment>
  <w:comment w:author="Grit Schuster" w:id="50" w:date="2026-03-08T18:11:13Z">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Diese beiden Sätze habe ich eingefügt, damit User*in schon angekündigt wird, was jetzt kommen wird. Wenn der Sticker ohne diese Einleitung eingeblendet wird, denke ich, ist nicht ganz klar, wozu User*in jetzt da drauf klicken soll, werden etwas im Unklaren gelassen.</w:t>
      </w:r>
    </w:p>
  </w:comment>
  <w:comment w:author="Grit Schuster" w:id="49" w:date="2026-03-08T18:07:29Z">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Furi soll kurz stutzen, daher erstmal die Sprechblase mit "..."</w:t>
      </w:r>
    </w:p>
  </w:comment>
  <w:comment w:author="Grit Schuster" w:id="61" w:date="2026-03-08T18:58:20Z">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Klick-Dummy fand der Wechsel bereits statt, schon passiert, wenn Toni sagt: "Ah, das hat mir echt geholfen...."</w:t>
      </w:r>
    </w:p>
  </w:comment>
  <w:comment w:author="Grit Schuster" w:id="21" w:date="2026-03-07T19:05:51Z">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Hier dann genauer definieren, wann genau der Hinweis aufploppt.</w:t>
      </w:r>
    </w:p>
  </w:comment>
  <w:comment w:author="Tobias Hoffmann" w:id="54" w:date="2026-03-04T16:05:21Z">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@grit.schuster@gmail.com was denkst du?</w:t>
      </w:r>
    </w:p>
  </w:comment>
  <w:comment w:author="Elsa Müller" w:id="31" w:date="2026-03-04T10:51:06Z">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finde ich gut, also eher learning by doing</w:t>
      </w:r>
    </w:p>
  </w:comment>
  <w:comment w:author="Grit Schuster" w:id="16" w:date="2026-03-07T18:18:37Z">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Animation @julia@xemantic.com</w:t>
      </w:r>
    </w:p>
  </w:comment>
  <w:comment w:author="Grit Schuster" w:id="22" w:date="2026-03-07T19:04:58Z">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Ich hatte jetzt hier stattdessen nur so eine Denkblase erschenen lassen: "Fertig? Klick auf mich.", damit man nicht unterbrochen wird beim Gestalten.</w:t>
      </w:r>
    </w:p>
  </w:comment>
  <w:comment w:author="Tobias Hoffmann" w:id="23" w:date="2026-03-09T07:56:40Z">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 guute Ideee.</w:t>
      </w:r>
    </w:p>
  </w:comment>
  <w:comment w:author="Grit Schuster" w:id="17" w:date="2026-03-07T18:59:23Z">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Frage zu klären, ob Szene so groß wie Screen, oder ob größer, so dass man scrollen, also durch draggen den View in die Szene verschieben kann. @julia@xemantic.com</w:t>
      </w:r>
    </w:p>
  </w:comment>
  <w:comment w:author="Tobias Hoffmann" w:id="69" w:date="2026-03-04T17:00:29Z">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Bis hier gekommen.</w:t>
      </w:r>
    </w:p>
  </w:comment>
  <w:comment w:author="Tobias Hoffmann" w:id="29" w:date="2026-03-02T10:32:33Z">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@grit.schuster@gmail.com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Bräuchte es hier noch eine Info Box für die Einzelnen Felder oder ist das Intuitiv?</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Oder bei falscher Zuordnung, sollte dann irgendwie eine Rückmeldung gegeben werden können? Oder learning by doing?</w:t>
      </w:r>
    </w:p>
  </w:comment>
  <w:comment w:author="Grit Schuster" w:id="30" w:date="2026-03-08T16:22:27Z">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Ich finde die Kategorien erstmal intuitiv genug. Bei falscher Zuordnung könnte es ggf. eine Rückmeldung geben, die die jeweilige Kategorie kurz erläutert. Das wäre sicherlich ganz gut, ja.</w:t>
      </w:r>
    </w:p>
  </w:comment>
  <w:comment w:author="Tobias Hoffmann" w:id="64" w:date="2026-03-04T16:56:12Z">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Braucht es hier noch etwas zum Abschluss?</w:t>
      </w:r>
    </w:p>
  </w:comment>
  <w:comment w:author="Grit Schuster" w:id="65" w:date="2026-03-08T19:38:21Z">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Denk ich nicht, aber weiter unten schon, glaub ich, dass Toni sich irgendwie von Furi verabschieden sollte, bevor es in den Abschluss geht und Toni zum User spricht?</w:t>
      </w:r>
    </w:p>
  </w:comment>
  <w:comment w:author="Tobias Hoffmann" w:id="67" w:date="2026-03-04T17:00:16Z">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zu sehr offenbart das es um Trauer geht?</w:t>
      </w:r>
    </w:p>
  </w:comment>
  <w:comment w:author="Tobias Hoffmann" w:id="12" w:date="2026-02-26T15:35:33Z">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tbd wie das hier genau dargestellt wird.</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Gespräch mit Julia ausstehend.</w:t>
      </w:r>
    </w:p>
  </w:comment>
  <w:comment w:author="Tobias Hoffmann" w:id="13" w:date="2026-03-02T07:44:57Z">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vllt in Kooperatoin mit moodbase</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https://moodbase.de/</w:t>
      </w:r>
    </w:p>
  </w:comment>
  <w:comment w:author="Tobias Hoffmann" w:id="14" w:date="2026-03-02T08:03:43Z">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@tobias.hoffmann@kopfsachen.org</w:t>
      </w:r>
    </w:p>
  </w:comment>
  <w:comment w:author="Tobias Hoffmann" w:id="59" w:date="2026-03-04T16:26:27Z">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Hier wird glaube ich das erste mal darauf verwiesen</w:t>
      </w:r>
    </w:p>
  </w:comment>
  <w:comment w:author="Grit Schuster" w:id="60" w:date="2026-03-08T18:52:48Z">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 Sie könnte hier auch das allererste Mal auftauchen. @julia@xemantic.com</w:t>
      </w:r>
    </w:p>
  </w:comment>
  <w:comment w:author="Grit Schuster" w:id="25" w:date="2026-03-07T19:32:04Z">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Diesen Absatz eingefügt.</w:t>
      </w:r>
    </w:p>
  </w:comment>
  <w:comment w:author="Tobias Hoffmann" w:id="26" w:date="2026-03-02T09:59:28Z">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@grit.schuster@gmail.com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Ich hab das jetzt hier drunter in der Tabelle mal versucht etwas auszuformulieren.</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in der Art stelle ich mir das vor.</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Aktuell scheint mir das aber auch vllt ein bisschen viel.</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Ich hab aber tatsächlich auch schon versucht deutlich zu kürzen.</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denkst du?</w:t>
      </w:r>
    </w:p>
  </w:comment>
  <w:comment w:author="Grit Schuster" w:id="27" w:date="2026-03-08T16:17:46Z">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Ich hab es jetzt alles untergebracht. Ich finde, es könnte noch reduziert werden, aber das können wir ja noch entscheiden.</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Von der Anzahl her sind es sehr viel mehr &lt;Gedanken&gt; als die anderen 3 Kategorien. Ist das Absicht oder sollte es noch ausgewogener sein?</w:t>
      </w:r>
    </w:p>
  </w:comment>
  <w:comment w:author="Tobias Hoffmann" w:id="24" w:date="2026-03-04T16:06:10Z">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@grit.schuster@gmail.com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Ich habe hier hinten raus jetzt nochmal einiges ausgearbeitet.</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Ich habe da es recht viel war nicht alles lila/pink markiert. Just FYI.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Lg Tobi</w:t>
      </w:r>
    </w:p>
  </w:comment>
  <w:comment w:author="Tobias Hoffmann" w:id="68" w:date="2026-02-16T09:12:27Z">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Aktives rekapitulieren vom User!</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Selbstgestalltbares!</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Mehr Wut reflektieren! -&gt; Bist du manchmal Wütend? Wie zeigt sich deine Wut? Wie sieht deine Wut aus? Wobei hilft dir deine Wut? Was möchte deine Wut verteidigen? Wie gehst du damit um?... weitere Impulsfragen zu Wut?</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Oder steckbrief von Furi selbst kreieren? -&gt; Wie ist dein Furi?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Interaktivität:</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Wie fandest du etwas?</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Feedback? zum Produkt?</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Zum Inhalten?</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Mit Stickern?</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Mehr Machen!!!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Inter" w:cs="Inter" w:eastAsia="Inter" w:hAnsi="Inter"/>
      <w:b w:val="1"/>
      <w:bCs w:val="1"/>
      <w:sz w:val="40"/>
      <w:szCs w:val="40"/>
    </w:rPr>
  </w:style>
  <w:style w:type="paragraph" w:styleId="Heading2">
    <w:name w:val="heading 2"/>
    <w:basedOn w:val="Normal"/>
    <w:next w:val="Normal"/>
    <w:pPr>
      <w:keepNext w:val="1"/>
      <w:keepLines w:val="1"/>
      <w:spacing w:after="120" w:before="360" w:lineRule="auto"/>
    </w:pPr>
    <w:rPr>
      <w:rFonts w:ascii="Inter" w:cs="Inter" w:eastAsia="Inter" w:hAnsi="Inter"/>
      <w:b w:val="1"/>
      <w:bCs w:val="1"/>
      <w:sz w:val="32"/>
      <w:szCs w:val="32"/>
    </w:rPr>
  </w:style>
  <w:style w:type="paragraph" w:styleId="Heading3">
    <w:name w:val="heading 3"/>
    <w:basedOn w:val="Normal"/>
    <w:next w:val="Normal"/>
    <w:pPr>
      <w:keepNext w:val="1"/>
      <w:keepLines w:val="1"/>
      <w:spacing w:after="80" w:before="320" w:lineRule="auto"/>
    </w:pPr>
    <w:rPr>
      <w:rFonts w:ascii="Inter" w:cs="Inter" w:eastAsia="Inter" w:hAnsi="Inter"/>
      <w:b w:val="1"/>
      <w:bCs w:val="1"/>
      <w:color w:val="434343"/>
      <w:sz w:val="28"/>
      <w:szCs w:val="28"/>
    </w:rPr>
  </w:style>
  <w:style w:type="paragraph" w:styleId="Heading4">
    <w:name w:val="heading 4"/>
    <w:basedOn w:val="Normal"/>
    <w:next w:val="Normal"/>
    <w:pPr>
      <w:keepNext w:val="1"/>
      <w:keepLines w:val="1"/>
      <w:spacing w:after="80" w:before="280" w:lineRule="auto"/>
    </w:pPr>
    <w:rPr>
      <w:rFonts w:ascii="Inter Medium" w:cs="Inter Medium" w:eastAsia="Inter Medium" w:hAnsi="Inter Medium"/>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rFonts w:ascii="Inter" w:cs="Inter" w:eastAsia="Inter" w:hAnsi="Inter"/>
      <w:b w:val="1"/>
      <w:bCs w:val="1"/>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drive.google.com/file/d/1BjRtJY-FJkruNRiQyp7uO0lYfxwCRxI_/view" TargetMode="External"/><Relationship Id="rId10" Type="http://schemas.openxmlformats.org/officeDocument/2006/relationships/hyperlink" Target="https://www.116117.de/de/psychotherapie.php" TargetMode="External"/><Relationship Id="rId9" Type="http://schemas.openxmlformats.org/officeDocument/2006/relationships/hyperlink" Target="https://jugendnotmail.de/"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rive.google.com/drive/folders/1DvAtXcSOPJg42gv7R61tkd3Cpo4Qd0QZ" TargetMode="External"/><Relationship Id="rId8" Type="http://schemas.openxmlformats.org/officeDocument/2006/relationships/hyperlink" Target="https://www.krisenchat.d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InterMedium-regular.ttf"/><Relationship Id="rId6" Type="http://schemas.openxmlformats.org/officeDocument/2006/relationships/font" Target="fonts/InterMedium-bold.ttf"/><Relationship Id="rId7" Type="http://schemas.openxmlformats.org/officeDocument/2006/relationships/font" Target="fonts/InterMedium-italic.ttf"/><Relationship Id="rId8" Type="http://schemas.openxmlformats.org/officeDocument/2006/relationships/font" Target="fonts/Inter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